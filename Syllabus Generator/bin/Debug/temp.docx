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14:paraId="3A2D581A" w14:textId="77777777" w:rsidR="00CB752A" w:rsidRPr="00CB752A" w:rsidRDefault="008B0239">
      <w:pPr>
        <w:pStyle w:val="Heading1"/>
        <w:rPr>
          <w:b w:val="0"/>
          <w:bCs w:val="0"/>
          <w:sz w:val="21"/>
          <w:szCs w:val="21"/>
          <w:rPrChange w:id="1" w:author="Sarah Poulin" w:date="2018-10-11T13:49:00Z">
            <w:rPr/>
          </w:rPrChange>
        </w:rPr>
      </w:pPr>
      <w:r>
        <w:rPr>
          <w:noProof/>
        </w:rPr>
        <w:object w:dxaOrig="11340" w:dyaOrig="11740" w14:anchorId="3BD0E8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66pt;height:587pt;mso-width-percent:0;mso-height-percent:0;mso-width-percent:0;mso-height-percent:0" o:ole="">
            <v:imagedata r:id="rId11" o:title=""/>
          </v:shape>
          <o:OLEObject Type="Embed" ProgID="Word.Document.8" ShapeID="_x0000_i1025" DrawAspect="Content" ObjectID="_1605097418" r:id="rId12">
            <o:FieldCodes>\s</o:FieldCodes>
          </o:OLEObject>
        </w:object>
      </w:r>
    </w:p>
    <w:p w14:paraId="7899B52F" w14:textId="77777777" w:rsidR="000F655A" w:rsidRPr="0032711A" w:rsidRDefault="1E27DE45" w:rsidP="000F655A">
      <w:pPr>
        <w:pStyle w:val="Heading1"/>
      </w:pPr>
      <w:r>
        <w:lastRenderedPageBreak/>
        <w:t>Assignments</w:t>
      </w:r>
    </w:p>
    <w:p w14:paraId="3BC8C0D0" w14:textId="77777777" w:rsidR="00B26B27" w:rsidRPr="0032711A" w:rsidRDefault="00B26B27" w:rsidP="1E27DE45">
      <w:pPr>
        <w:pStyle w:val="BodyText"/>
        <w:spacing w:before="13"/>
        <w:ind w:right="783"/>
        <w:rPr>
          <w:color w:val="000000" w:themeColor="text1"/>
        </w:rPr>
      </w:pPr>
      <w:r w:rsidRPr="0032711A">
        <w:rPr>
          <w:color w:val="000000"/>
        </w:rPr>
        <w:t>Homework</w:t>
      </w:r>
      <w:r w:rsidRPr="0032711A">
        <w:rPr>
          <w:color w:val="000000"/>
          <w:spacing w:val="22"/>
        </w:rPr>
        <w:t xml:space="preserve"> </w:t>
      </w:r>
      <w:r w:rsidRPr="0032711A">
        <w:rPr>
          <w:color w:val="000000"/>
        </w:rPr>
        <w:t>assignments</w:t>
      </w:r>
      <w:r w:rsidRPr="0032711A">
        <w:rPr>
          <w:color w:val="000000"/>
          <w:spacing w:val="22"/>
        </w:rPr>
        <w:t xml:space="preserve"> </w:t>
      </w:r>
      <w:r w:rsidRPr="0032711A">
        <w:rPr>
          <w:color w:val="000000"/>
        </w:rPr>
        <w:t>ensure</w:t>
      </w:r>
      <w:r w:rsidRPr="0032711A">
        <w:rPr>
          <w:color w:val="000000"/>
          <w:spacing w:val="23"/>
        </w:rPr>
        <w:t xml:space="preserve"> </w:t>
      </w:r>
      <w:r w:rsidRPr="0032711A">
        <w:rPr>
          <w:color w:val="000000"/>
        </w:rPr>
        <w:t>that</w:t>
      </w:r>
      <w:r w:rsidRPr="0032711A">
        <w:rPr>
          <w:color w:val="000000"/>
          <w:spacing w:val="21"/>
        </w:rPr>
        <w:t xml:space="preserve"> </w:t>
      </w:r>
      <w:r w:rsidRPr="0032711A">
        <w:rPr>
          <w:color w:val="000000"/>
        </w:rPr>
        <w:t>students</w:t>
      </w:r>
      <w:r w:rsidRPr="0032711A">
        <w:rPr>
          <w:color w:val="000000"/>
          <w:spacing w:val="22"/>
        </w:rPr>
        <w:t xml:space="preserve"> </w:t>
      </w:r>
      <w:r w:rsidRPr="0032711A">
        <w:rPr>
          <w:color w:val="000000"/>
        </w:rPr>
        <w:t>come</w:t>
      </w:r>
      <w:r w:rsidRPr="0032711A">
        <w:rPr>
          <w:color w:val="000000"/>
          <w:spacing w:val="22"/>
        </w:rPr>
        <w:t xml:space="preserve"> </w:t>
      </w:r>
      <w:r w:rsidRPr="0032711A">
        <w:rPr>
          <w:color w:val="000000"/>
        </w:rPr>
        <w:t>to</w:t>
      </w:r>
      <w:r w:rsidRPr="0032711A">
        <w:rPr>
          <w:color w:val="000000"/>
          <w:spacing w:val="23"/>
        </w:rPr>
        <w:t xml:space="preserve"> </w:t>
      </w:r>
      <w:r w:rsidRPr="0032711A">
        <w:rPr>
          <w:color w:val="000000"/>
        </w:rPr>
        <w:t>class</w:t>
      </w:r>
      <w:r w:rsidRPr="0032711A">
        <w:rPr>
          <w:color w:val="000000"/>
          <w:spacing w:val="22"/>
        </w:rPr>
        <w:t xml:space="preserve"> </w:t>
      </w:r>
      <w:r w:rsidRPr="0032711A">
        <w:rPr>
          <w:color w:val="000000"/>
        </w:rPr>
        <w:t>prepared.</w:t>
      </w:r>
      <w:r w:rsidRPr="0032711A">
        <w:rPr>
          <w:color w:val="000000"/>
          <w:spacing w:val="18"/>
        </w:rPr>
        <w:t xml:space="preserve"> </w:t>
      </w:r>
      <w:r w:rsidRPr="0032711A">
        <w:rPr>
          <w:color w:val="000000"/>
        </w:rPr>
        <w:t>All</w:t>
      </w:r>
      <w:r w:rsidRPr="0032711A">
        <w:rPr>
          <w:color w:val="000000"/>
          <w:spacing w:val="17"/>
        </w:rPr>
        <w:t xml:space="preserve"> </w:t>
      </w:r>
      <w:r w:rsidRPr="0032711A">
        <w:rPr>
          <w:color w:val="000000"/>
        </w:rPr>
        <w:t>homework</w:t>
      </w:r>
      <w:r w:rsidRPr="0032711A">
        <w:rPr>
          <w:color w:val="000000"/>
          <w:spacing w:val="19"/>
        </w:rPr>
        <w:t xml:space="preserve"> </w:t>
      </w:r>
      <w:r w:rsidRPr="0032711A">
        <w:rPr>
          <w:color w:val="000000"/>
        </w:rPr>
        <w:t>assignments</w:t>
      </w:r>
      <w:r w:rsidRPr="0032711A">
        <w:rPr>
          <w:color w:val="000000"/>
          <w:spacing w:val="19"/>
        </w:rPr>
        <w:t xml:space="preserve"> </w:t>
      </w:r>
      <w:r w:rsidRPr="0032711A">
        <w:rPr>
          <w:color w:val="000000"/>
        </w:rPr>
        <w:t>are</w:t>
      </w:r>
      <w:r w:rsidRPr="0032711A">
        <w:rPr>
          <w:color w:val="000000"/>
          <w:spacing w:val="19"/>
        </w:rPr>
        <w:t xml:space="preserve"> </w:t>
      </w:r>
      <w:r w:rsidRPr="0032711A">
        <w:rPr>
          <w:color w:val="000000"/>
        </w:rPr>
        <w:t>expected</w:t>
      </w:r>
      <w:r w:rsidRPr="0032711A">
        <w:rPr>
          <w:color w:val="000000"/>
          <w:spacing w:val="18"/>
        </w:rPr>
        <w:t xml:space="preserve"> </w:t>
      </w:r>
      <w:r w:rsidRPr="0032711A">
        <w:rPr>
          <w:color w:val="000000"/>
        </w:rPr>
        <w:t>to</w:t>
      </w:r>
      <w:r w:rsidRPr="0032711A">
        <w:rPr>
          <w:color w:val="000000"/>
          <w:spacing w:val="19"/>
        </w:rPr>
        <w:t xml:space="preserve"> </w:t>
      </w:r>
      <w:r w:rsidRPr="0032711A">
        <w:rPr>
          <w:color w:val="000000"/>
        </w:rPr>
        <w:t>be</w:t>
      </w:r>
      <w:r w:rsidRPr="0032711A">
        <w:rPr>
          <w:color w:val="000000"/>
          <w:spacing w:val="19"/>
        </w:rPr>
        <w:t xml:space="preserve"> </w:t>
      </w:r>
      <w:r w:rsidRPr="0032711A">
        <w:rPr>
          <w:color w:val="000000"/>
        </w:rPr>
        <w:t>of</w:t>
      </w:r>
      <w:r w:rsidRPr="0032711A">
        <w:rPr>
          <w:color w:val="000000"/>
          <w:spacing w:val="19"/>
        </w:rPr>
        <w:t xml:space="preserve"> </w:t>
      </w:r>
      <w:r w:rsidRPr="0032711A">
        <w:rPr>
          <w:color w:val="000000"/>
        </w:rPr>
        <w:t>graduate-level</w:t>
      </w:r>
      <w:r w:rsidRPr="0032711A">
        <w:rPr>
          <w:color w:val="000000"/>
          <w:spacing w:val="17"/>
        </w:rPr>
        <w:t xml:space="preserve"> </w:t>
      </w:r>
      <w:r w:rsidRPr="0032711A">
        <w:rPr>
          <w:color w:val="000000"/>
        </w:rPr>
        <w:t>quality</w:t>
      </w:r>
      <w:r w:rsidRPr="0032711A">
        <w:rPr>
          <w:color w:val="000000"/>
          <w:spacing w:val="19"/>
        </w:rPr>
        <w:t xml:space="preserve"> </w:t>
      </w:r>
      <w:r w:rsidRPr="0032711A">
        <w:rPr>
          <w:color w:val="000000"/>
        </w:rPr>
        <w:t>(i.e.</w:t>
      </w:r>
      <w:r w:rsidRPr="0032711A">
        <w:rPr>
          <w:color w:val="000000"/>
          <w:spacing w:val="90"/>
          <w:w w:val="102"/>
        </w:rPr>
        <w:t xml:space="preserve"> </w:t>
      </w:r>
      <w:r w:rsidRPr="0032711A">
        <w:rPr>
          <w:color w:val="000000"/>
        </w:rPr>
        <w:t>free</w:t>
      </w:r>
      <w:r w:rsidRPr="0032711A">
        <w:rPr>
          <w:color w:val="000000"/>
          <w:spacing w:val="18"/>
        </w:rPr>
        <w:t xml:space="preserve"> </w:t>
      </w:r>
      <w:r w:rsidRPr="0032711A">
        <w:rPr>
          <w:color w:val="000000"/>
        </w:rPr>
        <w:t>of</w:t>
      </w:r>
      <w:r w:rsidRPr="0032711A">
        <w:rPr>
          <w:color w:val="000000"/>
          <w:spacing w:val="17"/>
        </w:rPr>
        <w:t xml:space="preserve"> </w:t>
      </w:r>
      <w:r w:rsidRPr="0032711A">
        <w:rPr>
          <w:color w:val="000000"/>
        </w:rPr>
        <w:t>spelling</w:t>
      </w:r>
      <w:r w:rsidRPr="0032711A">
        <w:rPr>
          <w:color w:val="000000"/>
          <w:spacing w:val="19"/>
        </w:rPr>
        <w:t xml:space="preserve"> </w:t>
      </w:r>
      <w:r w:rsidRPr="0032711A">
        <w:rPr>
          <w:color w:val="000000"/>
        </w:rPr>
        <w:t>or</w:t>
      </w:r>
      <w:r w:rsidRPr="0032711A">
        <w:rPr>
          <w:color w:val="000000"/>
          <w:spacing w:val="17"/>
        </w:rPr>
        <w:t xml:space="preserve"> </w:t>
      </w:r>
      <w:r w:rsidRPr="0032711A">
        <w:rPr>
          <w:color w:val="000000"/>
        </w:rPr>
        <w:t>grammatical</w:t>
      </w:r>
      <w:r w:rsidRPr="0032711A">
        <w:rPr>
          <w:color w:val="000000"/>
          <w:spacing w:val="17"/>
        </w:rPr>
        <w:t xml:space="preserve"> </w:t>
      </w:r>
      <w:r w:rsidRPr="0032711A">
        <w:rPr>
          <w:color w:val="000000"/>
        </w:rPr>
        <w:t>errors),</w:t>
      </w:r>
      <w:r w:rsidRPr="0032711A">
        <w:rPr>
          <w:color w:val="000000"/>
          <w:spacing w:val="17"/>
        </w:rPr>
        <w:t xml:space="preserve"> </w:t>
      </w:r>
      <w:r w:rsidRPr="0032711A">
        <w:rPr>
          <w:color w:val="000000"/>
        </w:rPr>
        <w:t>and</w:t>
      </w:r>
      <w:r w:rsidRPr="0032711A">
        <w:rPr>
          <w:color w:val="000000"/>
          <w:spacing w:val="18"/>
        </w:rPr>
        <w:t xml:space="preserve"> </w:t>
      </w:r>
      <w:r w:rsidRPr="0032711A">
        <w:rPr>
          <w:color w:val="000000"/>
        </w:rPr>
        <w:t>these</w:t>
      </w:r>
      <w:r w:rsidRPr="0032711A">
        <w:rPr>
          <w:color w:val="000000"/>
          <w:spacing w:val="19"/>
        </w:rPr>
        <w:t xml:space="preserve"> </w:t>
      </w:r>
      <w:r w:rsidRPr="0032711A">
        <w:rPr>
          <w:color w:val="000000"/>
        </w:rPr>
        <w:t>assignments</w:t>
      </w:r>
      <w:r w:rsidRPr="0032711A">
        <w:rPr>
          <w:color w:val="000000"/>
          <w:spacing w:val="17"/>
        </w:rPr>
        <w:t xml:space="preserve"> </w:t>
      </w:r>
      <w:r w:rsidRPr="0032711A">
        <w:rPr>
          <w:color w:val="000000"/>
        </w:rPr>
        <w:t>are</w:t>
      </w:r>
      <w:r w:rsidRPr="0032711A">
        <w:rPr>
          <w:color w:val="000000"/>
          <w:spacing w:val="18"/>
        </w:rPr>
        <w:t xml:space="preserve"> </w:t>
      </w:r>
      <w:r w:rsidRPr="0032711A">
        <w:rPr>
          <w:color w:val="000000"/>
        </w:rPr>
        <w:t>due</w:t>
      </w:r>
      <w:r w:rsidRPr="0032711A">
        <w:rPr>
          <w:color w:val="000000"/>
          <w:spacing w:val="19"/>
        </w:rPr>
        <w:t xml:space="preserve"> </w:t>
      </w:r>
      <w:r w:rsidRPr="0032711A">
        <w:rPr>
          <w:color w:val="000000"/>
        </w:rPr>
        <w:t xml:space="preserve">by the deadlines indicated for each assignment. </w:t>
      </w:r>
    </w:p>
    <w:p w14:paraId="1F99C567" w14:textId="77777777" w:rsidR="00D65FC2" w:rsidRPr="0032711A" w:rsidRDefault="1E27DE45" w:rsidP="1E27DE45">
      <w:pPr>
        <w:shd w:val="clear" w:color="auto" w:fill="FFFFFF" w:themeFill="background1"/>
        <w:rPr>
          <w:rFonts w:eastAsia="Times New Roman"/>
          <w:b/>
          <w:bCs/>
          <w:color w:val="000000" w:themeColor="text1"/>
        </w:rPr>
      </w:pPr>
      <w:r w:rsidRPr="1E27DE45">
        <w:rPr>
          <w:rFonts w:eastAsia="Times New Roman"/>
          <w:b/>
          <w:bCs/>
          <w:color w:val="000000" w:themeColor="text1"/>
        </w:rPr>
        <w:t xml:space="preserve">Late Policy:  5% will be deducted per day for late assignments up to 13 days late.  </w:t>
      </w:r>
    </w:p>
    <w:p w14:paraId="6936D216" w14:textId="77777777" w:rsidR="00D65FC2" w:rsidRDefault="1E27DE45" w:rsidP="1E27DE45">
      <w:pPr>
        <w:shd w:val="clear" w:color="auto" w:fill="FFFFFF" w:themeFill="background1"/>
        <w:rPr>
          <w:rFonts w:eastAsia="Times New Roman"/>
          <w:b/>
          <w:bCs/>
          <w:color w:val="000000" w:themeColor="text1"/>
        </w:rPr>
      </w:pPr>
      <w:r w:rsidRPr="1E27DE45">
        <w:rPr>
          <w:rFonts w:eastAsia="Times New Roman"/>
          <w:b/>
          <w:bCs/>
          <w:color w:val="000000" w:themeColor="text1"/>
        </w:rPr>
        <w:t>Zero points received on day 14 and later.</w:t>
      </w:r>
    </w:p>
    <w:p w14:paraId="772695BE" w14:textId="77777777" w:rsidR="00595A61" w:rsidRDefault="00595A61">
      <w:pPr>
        <w:shd w:val="clear" w:color="auto" w:fill="FFFFFF" w:themeFill="background1"/>
        <w:rPr>
          <w:rFonts w:eastAsia="Times New Roman"/>
          <w:b/>
          <w:bCs/>
          <w:color w:val="000000" w:themeColor="text1"/>
          <w:rPrChange w:id="2" w:author="Sarah Poulin" w:date="2018-10-20T04:23:00Z">
            <w:rPr/>
          </w:rPrChange>
        </w:rPr>
        <w:pPrChange w:id="3" w:author="Sarah Poulin" w:date="2018-10-20T04:23:00Z">
          <w:pPr>
            <w:shd w:val="clear" w:color="auto" w:fill="FFFFFF"/>
          </w:pPr>
        </w:pPrChange>
      </w:pPr>
    </w:p>
    <w:tbl>
      <w:tblPr>
        <w:tblpPr w:leftFromText="180" w:rightFromText="180" w:vertAnchor="text" w:tblpX="-72" w:tblpY="1"/>
        <w:tblOverlap w:val="never"/>
        <w:tblW w:w="10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4"/>
        <w:gridCol w:w="2691"/>
        <w:gridCol w:w="3713"/>
      </w:tblGrid>
      <w:tr w:rsidR="00595A61" w:rsidRPr="007D2501" w14:paraId="54BDFF4E" w14:textId="77777777" w:rsidTr="1BC305A4">
        <w:tc>
          <w:tcPr>
            <w:tcW w:w="4504" w:type="dxa"/>
            <w:shd w:val="clear" w:color="auto" w:fill="auto"/>
          </w:tcPr>
          <w:p w14:paraId="1E4B8E9D" w14:textId="77777777" w:rsidR="00595A61" w:rsidRPr="0009027F" w:rsidRDefault="1E27DE45" w:rsidP="1E27DE45">
            <w:pPr>
              <w:jc w:val="center"/>
              <w:rPr>
                <w:rFonts w:eastAsia="Calibri"/>
                <w:b/>
                <w:bCs/>
                <w:color w:val="000000" w:themeColor="text1"/>
              </w:rPr>
            </w:pPr>
            <w:r w:rsidRPr="1E27DE45">
              <w:rPr>
                <w:rFonts w:eastAsia="Calibri"/>
                <w:b/>
                <w:bCs/>
                <w:color w:val="000000" w:themeColor="text1"/>
              </w:rPr>
              <w:t>Assignments</w:t>
            </w:r>
          </w:p>
        </w:tc>
        <w:tc>
          <w:tcPr>
            <w:tcW w:w="2691" w:type="dxa"/>
            <w:shd w:val="clear" w:color="auto" w:fill="auto"/>
          </w:tcPr>
          <w:p w14:paraId="53AAE8C9" w14:textId="77777777" w:rsidR="00595A61" w:rsidRPr="0009027F" w:rsidRDefault="1E27DE45" w:rsidP="1E27DE45">
            <w:pPr>
              <w:jc w:val="center"/>
              <w:rPr>
                <w:rFonts w:eastAsia="Calibri"/>
                <w:b/>
                <w:bCs/>
                <w:color w:val="000000" w:themeColor="text1"/>
              </w:rPr>
            </w:pPr>
            <w:r w:rsidRPr="1E27DE45">
              <w:rPr>
                <w:rFonts w:eastAsia="Calibri"/>
                <w:b/>
                <w:bCs/>
                <w:color w:val="000000" w:themeColor="text1"/>
              </w:rPr>
              <w:t xml:space="preserve">Date Due </w:t>
            </w:r>
          </w:p>
        </w:tc>
        <w:tc>
          <w:tcPr>
            <w:tcW w:w="3713" w:type="dxa"/>
          </w:tcPr>
          <w:p w14:paraId="5EB1595C" w14:textId="77777777" w:rsidR="00595A61" w:rsidRPr="0009027F" w:rsidRDefault="1E27DE45" w:rsidP="1E27DE45">
            <w:pPr>
              <w:jc w:val="center"/>
              <w:rPr>
                <w:rFonts w:eastAsia="Calibri"/>
                <w:b/>
                <w:bCs/>
                <w:color w:val="000000" w:themeColor="text1"/>
              </w:rPr>
            </w:pPr>
            <w:r w:rsidRPr="1E27DE45">
              <w:rPr>
                <w:rFonts w:eastAsia="Calibri"/>
                <w:b/>
                <w:bCs/>
                <w:color w:val="000000" w:themeColor="text1"/>
              </w:rPr>
              <w:t>Time Due</w:t>
            </w:r>
          </w:p>
        </w:tc>
      </w:tr>
      <w:tr w:rsidR="00595A61" w:rsidRPr="007D2501" w14:paraId="1F3E0716" w14:textId="77777777" w:rsidTr="1BC305A4">
        <w:trPr>
          <w:trHeight w:val="106"/>
        </w:trPr>
        <w:tc>
          <w:tcPr>
            <w:tcW w:w="4504" w:type="dxa"/>
            <w:shd w:val="clear" w:color="auto" w:fill="auto"/>
          </w:tcPr>
          <w:p w14:paraId="17F827DC" w14:textId="77777777" w:rsidR="00595A61" w:rsidRPr="007D2501" w:rsidRDefault="1E27DE45" w:rsidP="00595A61">
            <w:pPr>
              <w:pStyle w:val="ColorfulList-Accent11"/>
              <w:numPr>
                <w:ilvl w:val="0"/>
                <w:numId w:val="35"/>
              </w:numPr>
            </w:pPr>
            <w:r>
              <w:t>Forum #1 – Teamwork</w:t>
            </w:r>
          </w:p>
        </w:tc>
        <w:tc>
          <w:tcPr>
            <w:tcW w:w="2691" w:type="dxa"/>
            <w:shd w:val="clear" w:color="auto" w:fill="auto"/>
          </w:tcPr>
          <w:p w14:paraId="261DD234" w14:textId="77777777" w:rsidR="00595A61" w:rsidRPr="0009027F" w:rsidRDefault="004B0D76" w:rsidP="15A6E916">
            <w:pPr>
              <w:jc w:val="center"/>
              <w:rPr>
                <w:color w:val="000000" w:themeColor="text1"/>
              </w:rPr>
            </w:pPr>
            <w:ins w:id="4" w:author="Miles Exner" w:date="2018-11-28T11:32:00Z">
              <w:r>
                <w:t>&lt;dueDateID1&gt;</w:t>
              </w:r>
            </w:ins>
            <w:ins w:id="5" w:author="Heather Klein" w:date="2018-10-11T11:36:00Z">
              <w:del w:id="6" w:author="Miles Exner" w:date="2018-11-28T11:32:00Z">
                <w:r w:rsidR="00124DAD" w:rsidDel="004B0D76">
                  <w:rPr>
                    <w:color w:val="000000" w:themeColor="text1"/>
                  </w:rPr>
                  <w:delText>1</w:delText>
                </w:r>
              </w:del>
            </w:ins>
            <w:del w:id="7" w:author="Miles Exner" w:date="2018-11-28T11:32:00Z">
              <w:r w:rsidR="15A6E916" w:rsidRPr="15A6E916" w:rsidDel="004B0D76">
                <w:rPr>
                  <w:color w:val="000000" w:themeColor="text1"/>
                </w:rPr>
                <w:delText>9/</w:delText>
              </w:r>
            </w:del>
            <w:ins w:id="8" w:author="Heather Klein" w:date="2018-10-11T11:36:00Z">
              <w:del w:id="9" w:author="Miles Exner" w:date="2018-11-28T11:32:00Z">
                <w:r w:rsidR="00124DAD" w:rsidDel="004B0D76">
                  <w:rPr>
                    <w:color w:val="000000" w:themeColor="text1"/>
                  </w:rPr>
                  <w:delText>14</w:delText>
                </w:r>
              </w:del>
            </w:ins>
            <w:del w:id="10" w:author="Heather Klein" w:date="2018-10-11T11:36:00Z">
              <w:r w:rsidR="15A6E916" w:rsidRPr="15A6E916" w:rsidDel="00124DAD">
                <w:rPr>
                  <w:color w:val="000000" w:themeColor="text1"/>
                </w:rPr>
                <w:delText>10</w:delText>
              </w:r>
            </w:del>
          </w:p>
        </w:tc>
        <w:tc>
          <w:tcPr>
            <w:tcW w:w="3713" w:type="dxa"/>
          </w:tcPr>
          <w:p w14:paraId="6115DFF8" w14:textId="77777777" w:rsidR="00595A61" w:rsidRPr="0009027F" w:rsidRDefault="1E27DE45" w:rsidP="1E27DE45">
            <w:pPr>
              <w:jc w:val="center"/>
              <w:rPr>
                <w:rFonts w:eastAsia="Calibri"/>
                <w:color w:val="000000" w:themeColor="text1"/>
              </w:rPr>
            </w:pPr>
            <w:r w:rsidRPr="1E27DE45">
              <w:rPr>
                <w:rFonts w:eastAsia="Calibri"/>
                <w:color w:val="000000" w:themeColor="text1"/>
              </w:rPr>
              <w:t>11:55pm PT</w:t>
            </w:r>
          </w:p>
        </w:tc>
      </w:tr>
      <w:tr w:rsidR="00595A61" w:rsidRPr="007D2501" w14:paraId="6163CF8E" w14:textId="77777777" w:rsidTr="1BC305A4">
        <w:trPr>
          <w:trHeight w:val="106"/>
        </w:trPr>
        <w:tc>
          <w:tcPr>
            <w:tcW w:w="4504" w:type="dxa"/>
            <w:shd w:val="clear" w:color="auto" w:fill="auto"/>
          </w:tcPr>
          <w:p w14:paraId="29A2903D" w14:textId="77777777" w:rsidR="00595A61" w:rsidRDefault="1E27DE45" w:rsidP="00595A61">
            <w:pPr>
              <w:pStyle w:val="ColorfulList-Accent11"/>
              <w:numPr>
                <w:ilvl w:val="0"/>
                <w:numId w:val="35"/>
              </w:numPr>
            </w:pPr>
            <w:r>
              <w:t>Forum #2 - Competencies</w:t>
            </w:r>
          </w:p>
        </w:tc>
        <w:tc>
          <w:tcPr>
            <w:tcW w:w="2691" w:type="dxa"/>
            <w:shd w:val="clear" w:color="auto" w:fill="auto"/>
          </w:tcPr>
          <w:p w14:paraId="5C84454E" w14:textId="77777777" w:rsidR="00595A61" w:rsidRDefault="004B0D76" w:rsidP="15A6E916">
            <w:pPr>
              <w:jc w:val="center"/>
              <w:rPr>
                <w:color w:val="000000" w:themeColor="text1"/>
              </w:rPr>
            </w:pPr>
            <w:ins w:id="11" w:author="Miles Exner" w:date="2018-11-28T11:32:00Z">
              <w:r>
                <w:t>&lt;dueDateID2&gt;</w:t>
              </w:r>
            </w:ins>
            <w:ins w:id="12" w:author="Heather Klein" w:date="2018-10-11T11:36:00Z">
              <w:del w:id="13" w:author="Miles Exner" w:date="2018-11-28T11:32:00Z">
                <w:r w:rsidR="00BC3932" w:rsidDel="004B0D76">
                  <w:rPr>
                    <w:color w:val="000000" w:themeColor="text1"/>
                  </w:rPr>
                  <w:delText>1</w:delText>
                </w:r>
              </w:del>
            </w:ins>
            <w:del w:id="14" w:author="Heather Klein" w:date="2018-10-11T11:36:00Z">
              <w:r w:rsidR="15A6E916" w:rsidRPr="15A6E916" w:rsidDel="00BC3932">
                <w:rPr>
                  <w:color w:val="000000" w:themeColor="text1"/>
                </w:rPr>
                <w:delText>9</w:delText>
              </w:r>
            </w:del>
            <w:del w:id="15" w:author="Miles Exner" w:date="2018-11-28T11:32:00Z">
              <w:r w:rsidR="15A6E916" w:rsidRPr="15A6E916" w:rsidDel="004B0D76">
                <w:rPr>
                  <w:color w:val="000000" w:themeColor="text1"/>
                </w:rPr>
                <w:delText>/</w:delText>
              </w:r>
            </w:del>
            <w:ins w:id="16" w:author="Heather Klein" w:date="2018-10-11T11:36:00Z">
              <w:del w:id="17" w:author="Miles Exner" w:date="2018-11-28T11:32:00Z">
                <w:r w:rsidR="00BC3932" w:rsidDel="004B0D76">
                  <w:rPr>
                    <w:color w:val="000000" w:themeColor="text1"/>
                  </w:rPr>
                  <w:delText>21</w:delText>
                </w:r>
              </w:del>
            </w:ins>
            <w:del w:id="18" w:author="Heather Klein" w:date="2018-10-11T11:36:00Z">
              <w:r w:rsidR="15A6E916" w:rsidRPr="15A6E916" w:rsidDel="00BC3932">
                <w:rPr>
                  <w:color w:val="000000" w:themeColor="text1"/>
                </w:rPr>
                <w:delText>17</w:delText>
              </w:r>
            </w:del>
          </w:p>
        </w:tc>
        <w:tc>
          <w:tcPr>
            <w:tcW w:w="3713" w:type="dxa"/>
          </w:tcPr>
          <w:p w14:paraId="5963B6AC" w14:textId="77777777" w:rsidR="00595A61" w:rsidRPr="0009027F" w:rsidRDefault="1E27DE45" w:rsidP="1E27DE45">
            <w:pPr>
              <w:jc w:val="center"/>
              <w:rPr>
                <w:rFonts w:eastAsia="Calibri"/>
                <w:color w:val="000000" w:themeColor="text1"/>
              </w:rPr>
            </w:pPr>
            <w:r w:rsidRPr="1E27DE45">
              <w:rPr>
                <w:rFonts w:eastAsia="Calibri"/>
                <w:color w:val="000000" w:themeColor="text1"/>
              </w:rPr>
              <w:t>11:55pm PT</w:t>
            </w:r>
          </w:p>
        </w:tc>
      </w:tr>
      <w:tr w:rsidR="00595A61" w:rsidRPr="007D2501" w14:paraId="74B79453" w14:textId="77777777" w:rsidTr="1BC305A4">
        <w:trPr>
          <w:trHeight w:val="106"/>
        </w:trPr>
        <w:tc>
          <w:tcPr>
            <w:tcW w:w="4504" w:type="dxa"/>
            <w:shd w:val="clear" w:color="auto" w:fill="auto"/>
          </w:tcPr>
          <w:p w14:paraId="4D1E6A14" w14:textId="77777777" w:rsidR="00595A61" w:rsidRDefault="1E27DE45" w:rsidP="00595A61">
            <w:pPr>
              <w:pStyle w:val="ColorfulList-Accent11"/>
              <w:numPr>
                <w:ilvl w:val="0"/>
                <w:numId w:val="35"/>
              </w:numPr>
            </w:pPr>
            <w:r>
              <w:t>Forum #3 – Supporting Research</w:t>
            </w:r>
          </w:p>
        </w:tc>
        <w:tc>
          <w:tcPr>
            <w:tcW w:w="2691" w:type="dxa"/>
            <w:shd w:val="clear" w:color="auto" w:fill="auto"/>
          </w:tcPr>
          <w:p w14:paraId="22D865E5" w14:textId="77777777" w:rsidR="00595A61" w:rsidRDefault="004B0D76" w:rsidP="15A6E916">
            <w:pPr>
              <w:jc w:val="center"/>
              <w:rPr>
                <w:color w:val="000000" w:themeColor="text1"/>
              </w:rPr>
            </w:pPr>
            <w:ins w:id="19" w:author="Miles Exner" w:date="2018-11-28T11:32:00Z">
              <w:r>
                <w:t>&lt;dueDateID3&gt;</w:t>
              </w:r>
            </w:ins>
            <w:ins w:id="20" w:author="Heather Klein" w:date="2018-10-11T11:36:00Z">
              <w:del w:id="21" w:author="Miles Exner" w:date="2018-11-28T11:32:00Z">
                <w:r w:rsidR="00BC3932" w:rsidDel="004B0D76">
                  <w:rPr>
                    <w:color w:val="000000" w:themeColor="text1"/>
                  </w:rPr>
                  <w:delText>1</w:delText>
                </w:r>
              </w:del>
            </w:ins>
            <w:del w:id="22" w:author="Miles Exner" w:date="2018-11-28T11:32:00Z">
              <w:r w:rsidR="15A6E916" w:rsidRPr="15A6E916" w:rsidDel="004B0D76">
                <w:rPr>
                  <w:color w:val="000000" w:themeColor="text1"/>
                </w:rPr>
                <w:delText>9/</w:delText>
              </w:r>
            </w:del>
            <w:ins w:id="23" w:author="Heather Klein" w:date="2018-10-11T11:36:00Z">
              <w:del w:id="24" w:author="Miles Exner" w:date="2018-11-28T11:32:00Z">
                <w:r w:rsidR="00BC3932" w:rsidDel="004B0D76">
                  <w:rPr>
                    <w:color w:val="000000" w:themeColor="text1"/>
                  </w:rPr>
                  <w:delText>21</w:delText>
                </w:r>
              </w:del>
            </w:ins>
            <w:del w:id="25" w:author="Heather Klein" w:date="2018-10-11T11:36:00Z">
              <w:r w:rsidR="15A6E916" w:rsidRPr="15A6E916" w:rsidDel="00BC3932">
                <w:rPr>
                  <w:color w:val="000000" w:themeColor="text1"/>
                </w:rPr>
                <w:delText>17</w:delText>
              </w:r>
            </w:del>
          </w:p>
        </w:tc>
        <w:tc>
          <w:tcPr>
            <w:tcW w:w="3713" w:type="dxa"/>
          </w:tcPr>
          <w:p w14:paraId="62C9D9DB" w14:textId="77777777" w:rsidR="00595A61" w:rsidRPr="0009027F" w:rsidRDefault="1E27DE45" w:rsidP="1E27DE45">
            <w:pPr>
              <w:jc w:val="center"/>
              <w:rPr>
                <w:rFonts w:eastAsia="Calibri"/>
                <w:color w:val="000000" w:themeColor="text1"/>
              </w:rPr>
            </w:pPr>
            <w:r w:rsidRPr="1E27DE45">
              <w:rPr>
                <w:rFonts w:eastAsia="Calibri"/>
                <w:color w:val="000000" w:themeColor="text1"/>
              </w:rPr>
              <w:t>11:55pm PT</w:t>
            </w:r>
          </w:p>
        </w:tc>
      </w:tr>
      <w:tr w:rsidR="00595A61" w:rsidRPr="007D2501" w14:paraId="71ACF41F" w14:textId="77777777" w:rsidTr="1BC305A4">
        <w:trPr>
          <w:trHeight w:val="106"/>
        </w:trPr>
        <w:tc>
          <w:tcPr>
            <w:tcW w:w="4504" w:type="dxa"/>
            <w:shd w:val="clear" w:color="auto" w:fill="auto"/>
          </w:tcPr>
          <w:p w14:paraId="41C23853" w14:textId="77777777" w:rsidR="00595A61" w:rsidRDefault="1E27DE45" w:rsidP="00595A61">
            <w:pPr>
              <w:pStyle w:val="ColorfulList-Accent11"/>
              <w:numPr>
                <w:ilvl w:val="0"/>
                <w:numId w:val="35"/>
              </w:numPr>
            </w:pPr>
            <w:r>
              <w:t>Forum #4 - Professionalism</w:t>
            </w:r>
          </w:p>
        </w:tc>
        <w:tc>
          <w:tcPr>
            <w:tcW w:w="2691" w:type="dxa"/>
            <w:shd w:val="clear" w:color="auto" w:fill="auto"/>
          </w:tcPr>
          <w:p w14:paraId="52F7B1E0" w14:textId="77777777" w:rsidR="00595A61" w:rsidRDefault="004B0D76" w:rsidP="15A6E916">
            <w:pPr>
              <w:jc w:val="center"/>
              <w:rPr>
                <w:color w:val="000000" w:themeColor="text1"/>
              </w:rPr>
            </w:pPr>
            <w:ins w:id="26" w:author="Miles Exner" w:date="2018-11-28T11:32:00Z">
              <w:r>
                <w:t>&lt;dueDateID4&gt;</w:t>
              </w:r>
            </w:ins>
            <w:ins w:id="27" w:author="Heather Klein" w:date="2018-10-11T11:36:00Z">
              <w:del w:id="28" w:author="Miles Exner" w:date="2018-11-28T11:32:00Z">
                <w:r w:rsidR="00BC3932" w:rsidDel="004B0D76">
                  <w:rPr>
                    <w:color w:val="000000" w:themeColor="text1"/>
                  </w:rPr>
                  <w:delText>1</w:delText>
                </w:r>
              </w:del>
            </w:ins>
            <w:del w:id="29" w:author="Miles Exner" w:date="2018-11-28T11:32:00Z">
              <w:r w:rsidR="15A6E916" w:rsidRPr="15A6E916" w:rsidDel="004B0D76">
                <w:rPr>
                  <w:color w:val="000000" w:themeColor="text1"/>
                </w:rPr>
                <w:delText>9/</w:delText>
              </w:r>
            </w:del>
            <w:ins w:id="30" w:author="Heather Klein" w:date="2018-10-11T11:36:00Z">
              <w:del w:id="31" w:author="Miles Exner" w:date="2018-11-28T11:32:00Z">
                <w:r w:rsidR="00BC3932" w:rsidDel="004B0D76">
                  <w:rPr>
                    <w:color w:val="000000" w:themeColor="text1"/>
                  </w:rPr>
                  <w:delText>28</w:delText>
                </w:r>
              </w:del>
            </w:ins>
            <w:del w:id="32" w:author="Heather Klein" w:date="2018-10-11T11:36:00Z">
              <w:r w:rsidR="15A6E916" w:rsidRPr="15A6E916" w:rsidDel="00BC3932">
                <w:rPr>
                  <w:color w:val="000000" w:themeColor="text1"/>
                </w:rPr>
                <w:delText>24</w:delText>
              </w:r>
            </w:del>
          </w:p>
        </w:tc>
        <w:tc>
          <w:tcPr>
            <w:tcW w:w="3713" w:type="dxa"/>
          </w:tcPr>
          <w:p w14:paraId="036FC388" w14:textId="77777777" w:rsidR="00595A61" w:rsidRPr="0009027F" w:rsidRDefault="1E27DE45" w:rsidP="1E27DE45">
            <w:pPr>
              <w:jc w:val="center"/>
              <w:rPr>
                <w:rFonts w:eastAsia="Calibri"/>
                <w:color w:val="000000" w:themeColor="text1"/>
              </w:rPr>
            </w:pPr>
            <w:r w:rsidRPr="1E27DE45">
              <w:rPr>
                <w:rFonts w:eastAsia="Calibri"/>
                <w:color w:val="000000" w:themeColor="text1"/>
              </w:rPr>
              <w:t>11:55pm PT</w:t>
            </w:r>
          </w:p>
        </w:tc>
      </w:tr>
      <w:tr w:rsidR="00595A61" w:rsidRPr="007D2501" w14:paraId="77C55ACB" w14:textId="77777777" w:rsidTr="1BC305A4">
        <w:tc>
          <w:tcPr>
            <w:tcW w:w="4504" w:type="dxa"/>
            <w:shd w:val="clear" w:color="auto" w:fill="auto"/>
          </w:tcPr>
          <w:p w14:paraId="131E408D" w14:textId="77777777" w:rsidR="00595A61" w:rsidRPr="007D2501" w:rsidRDefault="1E27DE45" w:rsidP="00595A61">
            <w:pPr>
              <w:pStyle w:val="ColorfulList-Accent11"/>
              <w:numPr>
                <w:ilvl w:val="0"/>
                <w:numId w:val="35"/>
              </w:numPr>
            </w:pPr>
            <w:r>
              <w:t>Report Paper</w:t>
            </w:r>
          </w:p>
        </w:tc>
        <w:tc>
          <w:tcPr>
            <w:tcW w:w="2691" w:type="dxa"/>
            <w:shd w:val="clear" w:color="auto" w:fill="auto"/>
          </w:tcPr>
          <w:p w14:paraId="0A9F1B4C" w14:textId="77777777" w:rsidR="00595A61" w:rsidRPr="0009027F" w:rsidRDefault="004B0D76" w:rsidP="15A6E916">
            <w:pPr>
              <w:jc w:val="center"/>
              <w:rPr>
                <w:rFonts w:ascii="Calibri" w:eastAsia="Calibri" w:hAnsi="Calibri" w:cs="Calibri"/>
                <w:color w:val="000000" w:themeColor="text1"/>
              </w:rPr>
            </w:pPr>
            <w:ins w:id="33" w:author="Miles Exner" w:date="2018-11-28T11:32:00Z">
              <w:r>
                <w:t>&lt;dueDateID5&gt;</w:t>
              </w:r>
            </w:ins>
            <w:del w:id="34" w:author="Miles Exner" w:date="2018-11-28T11:32:00Z">
              <w:r w:rsidR="15A6E916" w:rsidRPr="15A6E916" w:rsidDel="004B0D76">
                <w:rPr>
                  <w:color w:val="000000" w:themeColor="text1"/>
                </w:rPr>
                <w:delText>9/25</w:delText>
              </w:r>
            </w:del>
            <w:ins w:id="35" w:author="Heather Klein" w:date="2018-10-11T11:41:00Z">
              <w:del w:id="36" w:author="Miles Exner" w:date="2018-11-28T11:32:00Z">
                <w:r w:rsidR="00FE0B72" w:rsidDel="004B0D76">
                  <w:rPr>
                    <w:color w:val="000000" w:themeColor="text1"/>
                  </w:rPr>
                  <w:delText>1/29</w:delText>
                </w:r>
              </w:del>
            </w:ins>
          </w:p>
        </w:tc>
        <w:tc>
          <w:tcPr>
            <w:tcW w:w="3713" w:type="dxa"/>
          </w:tcPr>
          <w:p w14:paraId="14E6DD52" w14:textId="77777777" w:rsidR="00595A61" w:rsidRPr="0009027F" w:rsidRDefault="1E27DE45" w:rsidP="1E27DE45">
            <w:pPr>
              <w:jc w:val="center"/>
              <w:rPr>
                <w:rFonts w:eastAsia="Calibri"/>
                <w:color w:val="000000" w:themeColor="text1"/>
              </w:rPr>
            </w:pPr>
            <w:r w:rsidRPr="1E27DE45">
              <w:rPr>
                <w:rFonts w:eastAsia="Calibri"/>
                <w:color w:val="000000" w:themeColor="text1"/>
              </w:rPr>
              <w:t>11:55pm PT</w:t>
            </w:r>
          </w:p>
        </w:tc>
      </w:tr>
      <w:tr w:rsidR="00595A61" w:rsidRPr="007D2501" w14:paraId="2A4E8B52" w14:textId="77777777" w:rsidTr="1BC305A4">
        <w:trPr>
          <w:trHeight w:val="287"/>
        </w:trPr>
        <w:tc>
          <w:tcPr>
            <w:tcW w:w="4504" w:type="dxa"/>
            <w:shd w:val="clear" w:color="auto" w:fill="auto"/>
          </w:tcPr>
          <w:p w14:paraId="69390CF0" w14:textId="77777777" w:rsidR="00595A61" w:rsidRPr="007D2501" w:rsidRDefault="1E27DE45" w:rsidP="00595A61">
            <w:pPr>
              <w:pStyle w:val="ColorfulList-Accent11"/>
              <w:numPr>
                <w:ilvl w:val="0"/>
                <w:numId w:val="35"/>
              </w:numPr>
            </w:pPr>
            <w:r>
              <w:t>Presentation</w:t>
            </w:r>
          </w:p>
        </w:tc>
        <w:tc>
          <w:tcPr>
            <w:tcW w:w="2691" w:type="dxa"/>
            <w:shd w:val="clear" w:color="auto" w:fill="auto"/>
          </w:tcPr>
          <w:p w14:paraId="4CB2424E" w14:textId="77777777" w:rsidR="00595A61" w:rsidRPr="0009027F" w:rsidRDefault="004B0D76" w:rsidP="15A6E916">
            <w:pPr>
              <w:jc w:val="center"/>
              <w:rPr>
                <w:rFonts w:ascii="Calibri" w:eastAsia="Calibri" w:hAnsi="Calibri" w:cs="Calibri"/>
                <w:color w:val="000000" w:themeColor="text1"/>
              </w:rPr>
            </w:pPr>
            <w:ins w:id="37" w:author="Miles Exner" w:date="2018-11-28T11:32:00Z">
              <w:r>
                <w:t>&lt;dueDateID6&gt;</w:t>
              </w:r>
            </w:ins>
            <w:del w:id="38" w:author="Miles Exner" w:date="2018-11-28T11:32:00Z">
              <w:r w:rsidR="15A6E916" w:rsidRPr="15A6E916" w:rsidDel="004B0D76">
                <w:rPr>
                  <w:color w:val="000000" w:themeColor="text1"/>
                </w:rPr>
                <w:delText>9/11, 9/18, 9/25</w:delText>
              </w:r>
            </w:del>
            <w:ins w:id="39" w:author="Heather Klein" w:date="2018-10-11T11:42:00Z">
              <w:del w:id="40" w:author="Miles Exner" w:date="2018-11-28T11:32:00Z">
                <w:r w:rsidR="005158FE" w:rsidDel="004B0D76">
                  <w:rPr>
                    <w:color w:val="000000" w:themeColor="text1"/>
                  </w:rPr>
                  <w:delText>1/1</w:delText>
                </w:r>
              </w:del>
            </w:ins>
            <w:ins w:id="41" w:author="Heather Klein" w:date="2018-10-11T11:43:00Z">
              <w:del w:id="42" w:author="Miles Exner" w:date="2018-11-28T11:32:00Z">
                <w:r w:rsidR="005158FE" w:rsidDel="004B0D76">
                  <w:rPr>
                    <w:color w:val="000000" w:themeColor="text1"/>
                  </w:rPr>
                  <w:delText>5</w:delText>
                </w:r>
              </w:del>
              <w:r w:rsidR="005158FE">
                <w:rPr>
                  <w:color w:val="000000" w:themeColor="text1"/>
                </w:rPr>
                <w:t xml:space="preserve">, </w:t>
              </w:r>
            </w:ins>
            <w:ins w:id="43" w:author="Miles Exner" w:date="2018-11-28T11:32:00Z">
              <w:r>
                <w:t>&lt;dueDateID7&gt;</w:t>
              </w:r>
            </w:ins>
            <w:ins w:id="44" w:author="Heather Klein" w:date="2018-10-11T11:43:00Z">
              <w:del w:id="45" w:author="Miles Exner" w:date="2018-11-28T11:32:00Z">
                <w:r w:rsidR="005158FE" w:rsidDel="004B0D76">
                  <w:rPr>
                    <w:color w:val="000000" w:themeColor="text1"/>
                  </w:rPr>
                  <w:delText>1/22</w:delText>
                </w:r>
              </w:del>
              <w:r w:rsidR="005158FE">
                <w:rPr>
                  <w:color w:val="000000" w:themeColor="text1"/>
                </w:rPr>
                <w:t xml:space="preserve">, </w:t>
              </w:r>
            </w:ins>
            <w:ins w:id="46" w:author="Miles Exner" w:date="2018-11-28T11:32:00Z">
              <w:r>
                <w:t>&lt;dueDateID8&gt;</w:t>
              </w:r>
            </w:ins>
            <w:ins w:id="47" w:author="Heather Klein" w:date="2018-10-11T11:43:00Z">
              <w:del w:id="48" w:author="Miles Exner" w:date="2018-11-28T11:32:00Z">
                <w:r w:rsidR="005158FE" w:rsidDel="004B0D76">
                  <w:rPr>
                    <w:color w:val="000000" w:themeColor="text1"/>
                  </w:rPr>
                  <w:delText>1/29</w:delText>
                </w:r>
              </w:del>
            </w:ins>
          </w:p>
        </w:tc>
        <w:tc>
          <w:tcPr>
            <w:tcW w:w="3713" w:type="dxa"/>
          </w:tcPr>
          <w:p w14:paraId="6DA6927C" w14:textId="77777777" w:rsidR="00595A61" w:rsidRPr="0009027F" w:rsidRDefault="1E27DE45" w:rsidP="1E27DE45">
            <w:pPr>
              <w:jc w:val="center"/>
              <w:rPr>
                <w:rFonts w:eastAsia="Calibri"/>
                <w:color w:val="000000" w:themeColor="text1"/>
              </w:rPr>
            </w:pPr>
            <w:r w:rsidRPr="1E27DE45">
              <w:rPr>
                <w:rFonts w:eastAsia="Calibri"/>
                <w:color w:val="000000" w:themeColor="text1"/>
              </w:rPr>
              <w:t>During Class</w:t>
            </w:r>
          </w:p>
        </w:tc>
      </w:tr>
    </w:tbl>
    <w:p w14:paraId="22438E66" w14:textId="77777777" w:rsidR="00595A61" w:rsidRPr="0032711A" w:rsidRDefault="00595A61">
      <w:pPr>
        <w:shd w:val="clear" w:color="auto" w:fill="FFFFFF" w:themeFill="background1"/>
        <w:rPr>
          <w:rFonts w:eastAsia="Times New Roman"/>
          <w:b/>
          <w:bCs/>
          <w:color w:val="000000" w:themeColor="text1"/>
          <w:rPrChange w:id="49" w:author="Sarah Poulin" w:date="2018-10-20T04:23:00Z">
            <w:rPr/>
          </w:rPrChange>
        </w:rPr>
        <w:pPrChange w:id="50" w:author="Sarah Poulin" w:date="2018-10-20T04:23:00Z">
          <w:pPr>
            <w:shd w:val="clear" w:color="auto" w:fill="FFFFFF"/>
          </w:pPr>
        </w:pPrChange>
      </w:pPr>
    </w:p>
    <w:p w14:paraId="14BAAF15" w14:textId="77777777" w:rsidR="00B26B27" w:rsidRPr="0032711A" w:rsidRDefault="009C6994" w:rsidP="1C0729E3">
      <w:pPr>
        <w:spacing w:before="13"/>
        <w:ind w:right="783"/>
        <w:rPr>
          <w:rFonts w:ascii="Times New Roman" w:eastAsia="Times New Roman" w:hAnsi="Times New Roman"/>
          <w:color w:val="000000" w:themeColor="text1"/>
          <w:sz w:val="21"/>
          <w:szCs w:val="21"/>
        </w:rPr>
      </w:pPr>
      <w:r w:rsidRPr="1C0729E3">
        <w:rPr>
          <w:i/>
          <w:iCs/>
          <w:color w:val="000000"/>
          <w:sz w:val="21"/>
          <w:szCs w:val="21"/>
        </w:rPr>
        <w:t>4</w:t>
      </w:r>
      <w:r w:rsidR="00B26B27" w:rsidRPr="1C0729E3">
        <w:rPr>
          <w:i/>
          <w:iCs/>
          <w:color w:val="000000"/>
          <w:spacing w:val="28"/>
          <w:sz w:val="21"/>
          <w:szCs w:val="21"/>
        </w:rPr>
        <w:t xml:space="preserve"> </w:t>
      </w:r>
      <w:r w:rsidR="00B26B27" w:rsidRPr="1C0729E3">
        <w:rPr>
          <w:i/>
          <w:iCs/>
          <w:color w:val="000000"/>
          <w:sz w:val="21"/>
          <w:szCs w:val="21"/>
        </w:rPr>
        <w:t>Forum</w:t>
      </w:r>
      <w:r w:rsidR="00B26B27" w:rsidRPr="1C0729E3">
        <w:rPr>
          <w:i/>
          <w:iCs/>
          <w:color w:val="000000"/>
          <w:spacing w:val="29"/>
          <w:sz w:val="21"/>
          <w:szCs w:val="21"/>
        </w:rPr>
        <w:t xml:space="preserve"> </w:t>
      </w:r>
      <w:r w:rsidR="00B26B27" w:rsidRPr="1C0729E3">
        <w:rPr>
          <w:i/>
          <w:iCs/>
          <w:color w:val="000000"/>
          <w:sz w:val="21"/>
          <w:szCs w:val="21"/>
        </w:rPr>
        <w:t>Post</w:t>
      </w:r>
      <w:r w:rsidR="00B26B27" w:rsidRPr="1C0729E3">
        <w:rPr>
          <w:i/>
          <w:iCs/>
          <w:color w:val="000000"/>
          <w:spacing w:val="27"/>
          <w:sz w:val="21"/>
          <w:szCs w:val="21"/>
        </w:rPr>
        <w:t xml:space="preserve"> </w:t>
      </w:r>
      <w:r w:rsidR="00B26B27" w:rsidRPr="1C0729E3">
        <w:rPr>
          <w:i/>
          <w:iCs/>
          <w:color w:val="000000"/>
          <w:sz w:val="21"/>
          <w:szCs w:val="21"/>
        </w:rPr>
        <w:t>ASSIGNMENTS</w:t>
      </w:r>
    </w:p>
    <w:p w14:paraId="58DB6BCE" w14:textId="77777777" w:rsidR="00B26B27" w:rsidRPr="0032711A" w:rsidRDefault="00B26B27" w:rsidP="1E27DE45">
      <w:pPr>
        <w:pStyle w:val="BodyText"/>
        <w:spacing w:before="13"/>
        <w:ind w:right="1400"/>
        <w:rPr>
          <w:color w:val="000000" w:themeColor="text1"/>
        </w:rPr>
      </w:pPr>
      <w:r w:rsidRPr="0032711A">
        <w:rPr>
          <w:color w:val="000000"/>
          <w:spacing w:val="18"/>
        </w:rPr>
        <w:t xml:space="preserve">10 </w:t>
      </w:r>
      <w:r w:rsidRPr="0032711A">
        <w:rPr>
          <w:color w:val="000000"/>
        </w:rPr>
        <w:t>points</w:t>
      </w:r>
      <w:r w:rsidRPr="0032711A">
        <w:rPr>
          <w:color w:val="000000"/>
          <w:spacing w:val="18"/>
        </w:rPr>
        <w:t xml:space="preserve"> </w:t>
      </w:r>
      <w:r w:rsidRPr="0032711A">
        <w:rPr>
          <w:color w:val="000000"/>
        </w:rPr>
        <w:t>per</w:t>
      </w:r>
      <w:r w:rsidR="00070D0D">
        <w:rPr>
          <w:color w:val="000000"/>
        </w:rPr>
        <w:t xml:space="preserve"> regular D</w:t>
      </w:r>
      <w:r w:rsidR="009C6994" w:rsidRPr="0032711A">
        <w:rPr>
          <w:color w:val="000000"/>
        </w:rPr>
        <w:t>iscussion</w:t>
      </w:r>
      <w:r w:rsidRPr="0032711A">
        <w:rPr>
          <w:color w:val="000000"/>
          <w:spacing w:val="17"/>
        </w:rPr>
        <w:t xml:space="preserve"> </w:t>
      </w:r>
      <w:r w:rsidR="00070D0D">
        <w:rPr>
          <w:color w:val="000000"/>
        </w:rPr>
        <w:t>F</w:t>
      </w:r>
      <w:r w:rsidRPr="0032711A">
        <w:rPr>
          <w:color w:val="000000"/>
        </w:rPr>
        <w:t>orum</w:t>
      </w:r>
      <w:r w:rsidR="00070D0D">
        <w:rPr>
          <w:color w:val="000000"/>
        </w:rPr>
        <w:t>s</w:t>
      </w:r>
      <w:r w:rsidR="009C6994" w:rsidRPr="0032711A">
        <w:rPr>
          <w:color w:val="000000"/>
        </w:rPr>
        <w:t>, 15 points for Supporting Research Forum</w:t>
      </w:r>
      <w:r w:rsidRPr="0032711A">
        <w:rPr>
          <w:color w:val="000000"/>
        </w:rPr>
        <w:t xml:space="preserve"> </w:t>
      </w:r>
    </w:p>
    <w:p w14:paraId="74C399FF" w14:textId="77777777" w:rsidR="00B26B27" w:rsidRPr="0032711A" w:rsidRDefault="00B26B27" w:rsidP="00B26B27">
      <w:pPr>
        <w:spacing w:before="7" w:line="260" w:lineRule="exact"/>
        <w:rPr>
          <w:color w:val="000000"/>
          <w:sz w:val="26"/>
          <w:szCs w:val="26"/>
        </w:rPr>
      </w:pPr>
    </w:p>
    <w:p w14:paraId="0EF7B584" w14:textId="77777777" w:rsidR="00AD1BB4" w:rsidRPr="0032711A" w:rsidRDefault="1E27DE45" w:rsidP="1E27DE45">
      <w:pPr>
        <w:pStyle w:val="BodyText"/>
        <w:spacing w:line="250" w:lineRule="auto"/>
        <w:ind w:left="840" w:right="671"/>
        <w:rPr>
          <w:color w:val="000000" w:themeColor="text1"/>
        </w:rPr>
      </w:pPr>
      <w:r w:rsidRPr="1E27DE45">
        <w:rPr>
          <w:b/>
          <w:bCs/>
          <w:color w:val="000000" w:themeColor="text1"/>
        </w:rPr>
        <w:t xml:space="preserve">Discussion Forum #1: Teamwork </w:t>
      </w:r>
      <w:r w:rsidRPr="1E27DE45">
        <w:rPr>
          <w:color w:val="000000" w:themeColor="text1"/>
        </w:rPr>
        <w:t xml:space="preserve">  </w:t>
      </w:r>
    </w:p>
    <w:p w14:paraId="4FFB2F64" w14:textId="77777777" w:rsidR="003F1EDD" w:rsidRPr="0032711A" w:rsidRDefault="1E27DE45" w:rsidP="1E27DE45">
      <w:pPr>
        <w:pStyle w:val="BodyText"/>
        <w:spacing w:line="250" w:lineRule="auto"/>
        <w:ind w:left="840" w:right="671"/>
        <w:rPr>
          <w:color w:val="000000" w:themeColor="text1"/>
        </w:rPr>
      </w:pPr>
      <w:r w:rsidRPr="1E27DE45">
        <w:rPr>
          <w:color w:val="000000" w:themeColor="text1"/>
        </w:rPr>
        <w:t xml:space="preserve">Investigating Professional Communication and Team Collaboration: Post at least one comment about a common barrier to inter-professional communication and collaboration that you’ve experienced and how this can be improved.  </w:t>
      </w:r>
    </w:p>
    <w:p w14:paraId="7255F022" w14:textId="77777777" w:rsidR="00B26B27" w:rsidRPr="0032711A" w:rsidRDefault="1E27DE45" w:rsidP="1E27DE45">
      <w:pPr>
        <w:pStyle w:val="BodyText"/>
        <w:spacing w:line="250" w:lineRule="auto"/>
        <w:ind w:left="840" w:right="671"/>
        <w:rPr>
          <w:color w:val="000000" w:themeColor="text1"/>
        </w:rPr>
      </w:pPr>
      <w:r w:rsidRPr="1E27DE45">
        <w:rPr>
          <w:color w:val="000000" w:themeColor="text1"/>
        </w:rPr>
        <w:t>Respond to two of your colleagues’ posts along with an original post.</w:t>
      </w:r>
    </w:p>
    <w:p w14:paraId="65EA3C43" w14:textId="77777777" w:rsidR="00B26B27" w:rsidRPr="0032711A" w:rsidRDefault="00B26B27" w:rsidP="00B26B27">
      <w:pPr>
        <w:pStyle w:val="BodyText"/>
        <w:spacing w:line="248" w:lineRule="auto"/>
        <w:ind w:left="839" w:right="1400"/>
        <w:rPr>
          <w:color w:val="000000"/>
        </w:rPr>
      </w:pPr>
    </w:p>
    <w:p w14:paraId="6616D68A" w14:textId="77777777" w:rsidR="00AD1BB4" w:rsidRPr="0032711A" w:rsidRDefault="1E27DE45" w:rsidP="1E27DE45">
      <w:pPr>
        <w:pStyle w:val="BodyText"/>
        <w:spacing w:line="250" w:lineRule="auto"/>
        <w:ind w:left="840" w:right="671"/>
        <w:rPr>
          <w:color w:val="000000" w:themeColor="text1"/>
        </w:rPr>
      </w:pPr>
      <w:r w:rsidRPr="1E27DE45">
        <w:rPr>
          <w:b/>
          <w:bCs/>
          <w:color w:val="000000" w:themeColor="text1"/>
        </w:rPr>
        <w:t>Discussion Forum #2: Competencies</w:t>
      </w:r>
      <w:r w:rsidRPr="1E27DE45">
        <w:rPr>
          <w:color w:val="000000" w:themeColor="text1"/>
        </w:rPr>
        <w:t xml:space="preserve"> </w:t>
      </w:r>
    </w:p>
    <w:p w14:paraId="1531642C" w14:textId="77777777" w:rsidR="003F1EDD" w:rsidRPr="000225A0" w:rsidRDefault="1E27DE45" w:rsidP="561D451F">
      <w:pPr>
        <w:spacing w:before="40" w:after="80"/>
        <w:ind w:left="840"/>
        <w:rPr>
          <w:rFonts w:eastAsia="Times"/>
          <w:i/>
          <w:iCs/>
          <w:color w:val="000000" w:themeColor="text1"/>
          <w:u w:val="single"/>
          <w:rPrChange w:id="51" w:author="Sarah Poulin" w:date="2018-10-20T04:18:00Z">
            <w:rPr/>
          </w:rPrChange>
        </w:rPr>
      </w:pPr>
      <w:r w:rsidRPr="1E27DE45">
        <w:rPr>
          <w:color w:val="000000" w:themeColor="text1"/>
        </w:rPr>
        <w:t xml:space="preserve">Investigating Inter-Professional Communication Competencies: Post at least one comment about the inter-professional competencies. What do you think of the ACIH/IPEC Competency Domain 3, Inter-Professional Communication? What do you find useful about them?  </w:t>
      </w:r>
    </w:p>
    <w:p w14:paraId="22DC9F03" w14:textId="77777777" w:rsidR="00B26B27" w:rsidRDefault="1E27DE45" w:rsidP="1E27DE45">
      <w:pPr>
        <w:pStyle w:val="BodyText"/>
        <w:spacing w:line="250" w:lineRule="auto"/>
        <w:ind w:left="840" w:right="671"/>
        <w:rPr>
          <w:color w:val="000000" w:themeColor="text1"/>
        </w:rPr>
      </w:pPr>
      <w:r w:rsidRPr="1E27DE45">
        <w:rPr>
          <w:color w:val="000000" w:themeColor="text1"/>
        </w:rPr>
        <w:t>Respond to two of your colleagues’ posts along with an original post</w:t>
      </w:r>
    </w:p>
    <w:p w14:paraId="04CD0452" w14:textId="77777777" w:rsidR="00C87C9E" w:rsidRDefault="00C87C9E" w:rsidP="00C87C9E">
      <w:pPr>
        <w:pStyle w:val="BodyText"/>
        <w:spacing w:line="248" w:lineRule="auto"/>
        <w:ind w:left="839" w:right="1400"/>
        <w:rPr>
          <w:b/>
          <w:color w:val="000000"/>
        </w:rPr>
      </w:pPr>
    </w:p>
    <w:p w14:paraId="482B632E" w14:textId="77777777" w:rsidR="00C87C9E" w:rsidRPr="0032711A" w:rsidRDefault="1E27DE45" w:rsidP="1E27DE45">
      <w:pPr>
        <w:pStyle w:val="BodyText"/>
        <w:spacing w:line="248" w:lineRule="auto"/>
        <w:ind w:left="839" w:right="1400"/>
        <w:rPr>
          <w:color w:val="000000" w:themeColor="text1"/>
        </w:rPr>
      </w:pPr>
      <w:r w:rsidRPr="1E27DE45">
        <w:rPr>
          <w:b/>
          <w:bCs/>
          <w:color w:val="000000" w:themeColor="text1"/>
        </w:rPr>
        <w:t>Discussion Forum #3:</w:t>
      </w:r>
      <w:r w:rsidRPr="1E27DE45">
        <w:rPr>
          <w:color w:val="000000" w:themeColor="text1"/>
        </w:rPr>
        <w:t xml:space="preserve"> </w:t>
      </w:r>
      <w:r w:rsidRPr="1E27DE45">
        <w:rPr>
          <w:b/>
          <w:bCs/>
          <w:color w:val="000000" w:themeColor="text1"/>
        </w:rPr>
        <w:t>Supporting Research</w:t>
      </w:r>
      <w:r w:rsidRPr="1E27DE45">
        <w:rPr>
          <w:color w:val="000000" w:themeColor="text1"/>
        </w:rPr>
        <w:t xml:space="preserve"> </w:t>
      </w:r>
    </w:p>
    <w:p w14:paraId="4388A7B0" w14:textId="77777777" w:rsidR="00E67C4E" w:rsidRPr="00BF0DB8" w:rsidRDefault="3E70AF71" w:rsidP="3E70AF71">
      <w:pPr>
        <w:pStyle w:val="NormalWeb"/>
        <w:shd w:val="clear" w:color="auto" w:fill="FFFFFF" w:themeFill="background1"/>
        <w:ind w:left="839"/>
        <w:rPr>
          <w:rFonts w:ascii="Century Gothic" w:hAnsi="Century Gothic"/>
          <w:color w:val="000000" w:themeColor="text1"/>
          <w:sz w:val="20"/>
          <w:szCs w:val="20"/>
        </w:rPr>
      </w:pPr>
      <w:r w:rsidRPr="3E70AF71">
        <w:rPr>
          <w:rFonts w:ascii="Century Gothic" w:hAnsi="Century Gothic"/>
          <w:color w:val="000000" w:themeColor="text1"/>
          <w:sz w:val="20"/>
          <w:szCs w:val="20"/>
        </w:rPr>
        <w:t xml:space="preserve">In both your presentation and your report paper, you will be translating TCM concepts and/or diagnoses into terminology and language that healthcare providers unfamiliar with TCM should be able to easily understand. One way to provide additional support in explaining concepts that may be unfamiliar to a biomedical audience is through the use of research. </w:t>
      </w:r>
    </w:p>
    <w:p w14:paraId="6C95EBD1" w14:textId="77777777" w:rsidR="00E67C4E" w:rsidRDefault="00E67C4E">
      <w:pPr>
        <w:pStyle w:val="NormalWeb"/>
        <w:shd w:val="clear" w:color="auto" w:fill="FFFFFF" w:themeFill="background1"/>
        <w:rPr>
          <w:rFonts w:ascii="Century Gothic" w:hAnsi="Century Gothic"/>
          <w:color w:val="000000" w:themeColor="text1"/>
          <w:sz w:val="20"/>
          <w:szCs w:val="20"/>
          <w:rPrChange w:id="52" w:author="Sarah Poulin" w:date="2018-10-20T04:23:00Z">
            <w:rPr/>
          </w:rPrChange>
        </w:rPr>
        <w:pPrChange w:id="53" w:author="Sarah Poulin" w:date="2018-10-20T04:23:00Z">
          <w:pPr>
            <w:pStyle w:val="NormalWeb"/>
            <w:shd w:val="clear" w:color="auto" w:fill="FFFFFF"/>
          </w:pPr>
        </w:pPrChange>
      </w:pPr>
    </w:p>
    <w:p w14:paraId="4E84ABCF" w14:textId="77777777" w:rsidR="00E67C4E" w:rsidRPr="00BF0DB8" w:rsidRDefault="1E27DE45" w:rsidP="1E27DE45">
      <w:pPr>
        <w:pStyle w:val="NormalWeb"/>
        <w:shd w:val="clear" w:color="auto" w:fill="FFFFFF" w:themeFill="background1"/>
        <w:ind w:left="839"/>
        <w:rPr>
          <w:rFonts w:ascii="Century Gothic" w:hAnsi="Century Gothic"/>
          <w:color w:val="000000" w:themeColor="text1"/>
          <w:sz w:val="20"/>
          <w:szCs w:val="20"/>
        </w:rPr>
      </w:pPr>
      <w:r w:rsidRPr="1E27DE45">
        <w:rPr>
          <w:rFonts w:ascii="Century Gothic" w:hAnsi="Century Gothic"/>
          <w:color w:val="000000" w:themeColor="text1"/>
          <w:sz w:val="20"/>
          <w:szCs w:val="20"/>
        </w:rPr>
        <w:t xml:space="preserve">In this forum, post at least one credible source of TCM research literature that references a topic you discuss in either your </w:t>
      </w:r>
      <w:r w:rsidRPr="1E27DE45">
        <w:rPr>
          <w:rFonts w:ascii="Century Gothic" w:hAnsi="Century Gothic"/>
          <w:b/>
          <w:bCs/>
          <w:color w:val="000000" w:themeColor="text1"/>
          <w:sz w:val="20"/>
          <w:szCs w:val="20"/>
        </w:rPr>
        <w:t>Presentation</w:t>
      </w:r>
      <w:r w:rsidRPr="1E27DE45">
        <w:rPr>
          <w:rFonts w:ascii="Century Gothic" w:hAnsi="Century Gothic"/>
          <w:color w:val="000000" w:themeColor="text1"/>
          <w:sz w:val="20"/>
          <w:szCs w:val="20"/>
        </w:rPr>
        <w:t xml:space="preserve"> or your </w:t>
      </w:r>
      <w:r w:rsidRPr="1E27DE45">
        <w:rPr>
          <w:rFonts w:ascii="Century Gothic" w:hAnsi="Century Gothic"/>
          <w:b/>
          <w:bCs/>
          <w:color w:val="000000" w:themeColor="text1"/>
          <w:sz w:val="20"/>
          <w:szCs w:val="20"/>
        </w:rPr>
        <w:t>Report Paper</w:t>
      </w:r>
      <w:r w:rsidRPr="1E27DE45">
        <w:rPr>
          <w:rFonts w:ascii="Century Gothic" w:hAnsi="Century Gothic"/>
          <w:color w:val="000000" w:themeColor="text1"/>
          <w:sz w:val="20"/>
          <w:szCs w:val="20"/>
        </w:rPr>
        <w:t xml:space="preserve"> assignments. Wikipedia, blog posts, or trade publications are not acceptable sources of research. When posting, please include a link to the research literature as well as a brief explanation of what the research article entails. </w:t>
      </w:r>
    </w:p>
    <w:p w14:paraId="52BFF9D7" w14:textId="77777777" w:rsidR="00E67C4E" w:rsidRDefault="00E67C4E">
      <w:pPr>
        <w:pStyle w:val="NormalWeb"/>
        <w:shd w:val="clear" w:color="auto" w:fill="FFFFFF" w:themeFill="background1"/>
        <w:rPr>
          <w:rFonts w:ascii="Century Gothic" w:hAnsi="Century Gothic"/>
          <w:color w:val="000000" w:themeColor="text1"/>
          <w:sz w:val="20"/>
          <w:szCs w:val="20"/>
          <w:rPrChange w:id="54" w:author="Sarah Poulin" w:date="2018-10-20T04:23:00Z">
            <w:rPr/>
          </w:rPrChange>
        </w:rPr>
        <w:pPrChange w:id="55" w:author="Sarah Poulin" w:date="2018-10-20T04:23:00Z">
          <w:pPr>
            <w:pStyle w:val="NormalWeb"/>
            <w:shd w:val="clear" w:color="auto" w:fill="FFFFFF"/>
          </w:pPr>
        </w:pPrChange>
      </w:pPr>
    </w:p>
    <w:p w14:paraId="29E09E8C" w14:textId="77777777" w:rsidR="00E67C4E" w:rsidRPr="00BF0DB8" w:rsidRDefault="1E27DE45" w:rsidP="1E27DE45">
      <w:pPr>
        <w:pStyle w:val="NormalWeb"/>
        <w:shd w:val="clear" w:color="auto" w:fill="FFFFFF" w:themeFill="background1"/>
        <w:ind w:left="839"/>
        <w:rPr>
          <w:rFonts w:ascii="Century Gothic" w:hAnsi="Century Gothic"/>
          <w:color w:val="000000" w:themeColor="text1"/>
          <w:sz w:val="20"/>
          <w:szCs w:val="20"/>
        </w:rPr>
      </w:pPr>
      <w:r w:rsidRPr="1E27DE45">
        <w:rPr>
          <w:rFonts w:ascii="Century Gothic" w:hAnsi="Century Gothic"/>
          <w:color w:val="000000" w:themeColor="text1"/>
          <w:sz w:val="20"/>
          <w:szCs w:val="20"/>
        </w:rPr>
        <w:lastRenderedPageBreak/>
        <w:t xml:space="preserve">An example of this might be that if you discuss how acupuncture works to treat pain in your presentation, you could share an article from PubMed that provides evidence that acupuncture is effective for the treatment of a painful medical condition like migraines. </w:t>
      </w:r>
    </w:p>
    <w:p w14:paraId="292F3ADA" w14:textId="77777777" w:rsidR="00E67C4E" w:rsidRPr="00BF0DB8" w:rsidRDefault="1C0729E3" w:rsidP="1C0729E3">
      <w:pPr>
        <w:pStyle w:val="NormalWeb"/>
        <w:shd w:val="clear" w:color="auto" w:fill="FFFFFF" w:themeFill="background1"/>
        <w:ind w:left="119" w:firstLine="720"/>
        <w:rPr>
          <w:rFonts w:ascii="Century Gothic" w:eastAsia="Century Gothic" w:hAnsi="Century Gothic" w:cs="Century Gothic"/>
          <w:color w:val="000000" w:themeColor="text1"/>
          <w:sz w:val="20"/>
          <w:szCs w:val="20"/>
        </w:rPr>
      </w:pPr>
      <w:r w:rsidRPr="1C0729E3">
        <w:rPr>
          <w:rFonts w:ascii="Century Gothic" w:eastAsia="Century Gothic" w:hAnsi="Century Gothic" w:cs="Century Gothic"/>
          <w:color w:val="000000" w:themeColor="text1"/>
          <w:sz w:val="20"/>
          <w:szCs w:val="20"/>
        </w:rPr>
        <w:t>Respond to two of your colleagues’ post along with an original post.</w:t>
      </w:r>
    </w:p>
    <w:p w14:paraId="13F17672" w14:textId="77777777" w:rsidR="000225A0" w:rsidRDefault="000225A0" w:rsidP="1C0729E3">
      <w:pPr>
        <w:pStyle w:val="BodyText"/>
        <w:spacing w:line="248" w:lineRule="auto"/>
        <w:ind w:left="119" w:right="1400" w:firstLine="720"/>
        <w:rPr>
          <w:b/>
          <w:bCs/>
          <w:color w:val="000000" w:themeColor="text1"/>
          <w:szCs w:val="20"/>
        </w:rPr>
      </w:pPr>
    </w:p>
    <w:p w14:paraId="31599E33" w14:textId="77777777" w:rsidR="00AD1BB4" w:rsidRPr="0032711A" w:rsidRDefault="1C0729E3" w:rsidP="1C0729E3">
      <w:pPr>
        <w:pStyle w:val="BodyText"/>
        <w:spacing w:line="248" w:lineRule="auto"/>
        <w:ind w:left="119" w:right="1400" w:firstLine="720"/>
        <w:rPr>
          <w:color w:val="000000" w:themeColor="text1"/>
          <w:szCs w:val="20"/>
        </w:rPr>
      </w:pPr>
      <w:r w:rsidRPr="1C0729E3">
        <w:rPr>
          <w:b/>
          <w:bCs/>
          <w:color w:val="000000" w:themeColor="text1"/>
          <w:szCs w:val="20"/>
        </w:rPr>
        <w:t>Discussion Forum #4</w:t>
      </w:r>
      <w:r w:rsidRPr="1C0729E3">
        <w:rPr>
          <w:color w:val="000000" w:themeColor="text1"/>
          <w:szCs w:val="20"/>
        </w:rPr>
        <w:t xml:space="preserve">: </w:t>
      </w:r>
      <w:r w:rsidRPr="1C0729E3">
        <w:rPr>
          <w:b/>
          <w:bCs/>
          <w:color w:val="000000" w:themeColor="text1"/>
          <w:szCs w:val="20"/>
        </w:rPr>
        <w:t>Professionalism</w:t>
      </w:r>
      <w:r w:rsidRPr="1C0729E3">
        <w:rPr>
          <w:color w:val="000000" w:themeColor="text1"/>
          <w:szCs w:val="20"/>
        </w:rPr>
        <w:t xml:space="preserve"> </w:t>
      </w:r>
    </w:p>
    <w:p w14:paraId="5616D980" w14:textId="77777777" w:rsidR="003F1EDD" w:rsidRPr="0032711A" w:rsidRDefault="1C0729E3" w:rsidP="1C0729E3">
      <w:pPr>
        <w:pStyle w:val="BodyText"/>
        <w:spacing w:line="250" w:lineRule="auto"/>
        <w:ind w:left="840" w:right="671"/>
        <w:rPr>
          <w:color w:val="000000" w:themeColor="text1"/>
          <w:szCs w:val="20"/>
        </w:rPr>
      </w:pPr>
      <w:r w:rsidRPr="1C0729E3">
        <w:rPr>
          <w:color w:val="000000" w:themeColor="text1"/>
          <w:szCs w:val="20"/>
        </w:rPr>
        <w:t xml:space="preserve">Conveying professionalism appropriate to your audience in your body language and physical presentation. What are ways you convey professionalism in your body language and physical presentation? (clothes, make up, fragrance)? How do you assess what is appropriate physical presentation in different settings? </w:t>
      </w:r>
    </w:p>
    <w:p w14:paraId="45A2EE93" w14:textId="77777777" w:rsidR="00B26B27" w:rsidRPr="0032711A" w:rsidRDefault="1C0729E3" w:rsidP="1C0729E3">
      <w:pPr>
        <w:pStyle w:val="BodyText"/>
        <w:spacing w:line="250" w:lineRule="auto"/>
        <w:ind w:left="840" w:right="671"/>
        <w:rPr>
          <w:color w:val="000000" w:themeColor="text1"/>
          <w:szCs w:val="20"/>
        </w:rPr>
      </w:pPr>
      <w:r w:rsidRPr="1C0729E3">
        <w:rPr>
          <w:color w:val="000000" w:themeColor="text1"/>
          <w:szCs w:val="20"/>
        </w:rPr>
        <w:t>Respond to two of your colleagues’ posts along with an original post.</w:t>
      </w:r>
    </w:p>
    <w:p w14:paraId="16A74689" w14:textId="77777777" w:rsidR="00D65FC2" w:rsidRPr="0032711A" w:rsidRDefault="00D65FC2" w:rsidP="1C0729E3">
      <w:pPr>
        <w:pStyle w:val="BodyText"/>
        <w:spacing w:before="13"/>
        <w:rPr>
          <w:color w:val="000000" w:themeColor="text1"/>
          <w:szCs w:val="20"/>
        </w:rPr>
      </w:pPr>
    </w:p>
    <w:p w14:paraId="2A49B409" w14:textId="77777777" w:rsidR="00B26B27" w:rsidRPr="00070D0D" w:rsidRDefault="1C0729E3" w:rsidP="1C0729E3">
      <w:pPr>
        <w:pStyle w:val="BodyText"/>
        <w:spacing w:before="13"/>
        <w:ind w:left="720"/>
        <w:rPr>
          <w:color w:val="000000" w:themeColor="text1"/>
          <w:szCs w:val="20"/>
        </w:rPr>
      </w:pPr>
      <w:r w:rsidRPr="1C0729E3">
        <w:rPr>
          <w:b/>
          <w:bCs/>
          <w:color w:val="000000" w:themeColor="text1"/>
          <w:szCs w:val="20"/>
        </w:rPr>
        <w:t xml:space="preserve">Report paper – </w:t>
      </w:r>
      <w:r w:rsidRPr="1C0729E3">
        <w:rPr>
          <w:color w:val="000000" w:themeColor="text1"/>
          <w:szCs w:val="20"/>
        </w:rPr>
        <w:t>(30 points)</w:t>
      </w:r>
    </w:p>
    <w:p w14:paraId="688C94EF" w14:textId="77777777" w:rsidR="00B26B27" w:rsidRPr="00987518" w:rsidRDefault="1C0729E3" w:rsidP="1C0729E3">
      <w:pPr>
        <w:pStyle w:val="BodyText"/>
        <w:spacing w:before="13"/>
        <w:ind w:left="840"/>
        <w:rPr>
          <w:b/>
          <w:bCs/>
          <w:color w:val="000000" w:themeColor="text1"/>
          <w:szCs w:val="20"/>
        </w:rPr>
      </w:pPr>
      <w:r w:rsidRPr="1C0729E3">
        <w:rPr>
          <w:color w:val="000000" w:themeColor="text1"/>
          <w:szCs w:val="20"/>
        </w:rPr>
        <w:t xml:space="preserve">Paper: Write a report that you could make to an MD explaining how you would treat a patient, giving description of patient, diagnosis (may use TCM and must use biomedical terms), the treatment principle/plan, prognosis, and expectations of relationship with MD. Rather than being a consult or progress report, this paper is a proposal to work together. </w:t>
      </w:r>
      <w:r w:rsidRPr="1C0729E3">
        <w:rPr>
          <w:b/>
          <w:bCs/>
          <w:color w:val="000000" w:themeColor="text1"/>
          <w:szCs w:val="20"/>
        </w:rPr>
        <w:t>Please refer to Moodle for full instructions.</w:t>
      </w:r>
    </w:p>
    <w:p w14:paraId="743A8297" w14:textId="77777777" w:rsidR="00B26B27" w:rsidRPr="0032711A" w:rsidRDefault="1C0729E3" w:rsidP="1C0729E3">
      <w:pPr>
        <w:pStyle w:val="BodyText"/>
        <w:spacing w:before="13"/>
        <w:ind w:left="840"/>
        <w:rPr>
          <w:color w:val="000000" w:themeColor="text1"/>
          <w:szCs w:val="20"/>
        </w:rPr>
      </w:pPr>
      <w:r w:rsidRPr="1C0729E3">
        <w:rPr>
          <w:color w:val="000000" w:themeColor="text1"/>
          <w:szCs w:val="20"/>
        </w:rPr>
        <w:t>*submit paper via assignment link in Moodle.</w:t>
      </w:r>
    </w:p>
    <w:p w14:paraId="03B0DF08" w14:textId="77777777" w:rsidR="00B26B27" w:rsidRPr="0032711A" w:rsidRDefault="00B26B27" w:rsidP="1C0729E3">
      <w:pPr>
        <w:pStyle w:val="BodyText"/>
        <w:spacing w:before="13"/>
        <w:ind w:left="840" w:hanging="720"/>
        <w:rPr>
          <w:color w:val="000000" w:themeColor="text1"/>
          <w:szCs w:val="20"/>
        </w:rPr>
      </w:pPr>
    </w:p>
    <w:p w14:paraId="3368F945" w14:textId="77777777" w:rsidR="00B26B27" w:rsidRPr="00070D0D" w:rsidRDefault="1C0729E3" w:rsidP="1C0729E3">
      <w:pPr>
        <w:pStyle w:val="BodyText"/>
        <w:spacing w:before="13"/>
        <w:rPr>
          <w:color w:val="000000" w:themeColor="text1"/>
          <w:szCs w:val="20"/>
        </w:rPr>
      </w:pPr>
      <w:r w:rsidRPr="1C0729E3">
        <w:rPr>
          <w:b/>
          <w:bCs/>
          <w:color w:val="000000" w:themeColor="text1"/>
          <w:szCs w:val="20"/>
        </w:rPr>
        <w:t xml:space="preserve">Presentation: </w:t>
      </w:r>
      <w:r w:rsidRPr="1C0729E3">
        <w:rPr>
          <w:color w:val="000000" w:themeColor="text1"/>
          <w:szCs w:val="20"/>
        </w:rPr>
        <w:t xml:space="preserve">Verbally explain one OM concept to </w:t>
      </w:r>
      <w:r w:rsidRPr="1C0729E3">
        <w:rPr>
          <w:szCs w:val="20"/>
        </w:rPr>
        <w:t>a biomedical audience of your choosing</w:t>
      </w:r>
      <w:r w:rsidRPr="1C0729E3">
        <w:rPr>
          <w:b/>
          <w:bCs/>
          <w:color w:val="000000" w:themeColor="text1"/>
          <w:szCs w:val="20"/>
        </w:rPr>
        <w:t xml:space="preserve"> </w:t>
      </w:r>
      <w:r w:rsidRPr="1C0729E3">
        <w:rPr>
          <w:color w:val="000000" w:themeColor="text1"/>
          <w:szCs w:val="20"/>
        </w:rPr>
        <w:t>(25 points)</w:t>
      </w:r>
    </w:p>
    <w:p w14:paraId="5D2F8ADB" w14:textId="77777777" w:rsidR="00BF0DB8" w:rsidRDefault="1C0729E3" w:rsidP="1C0729E3">
      <w:pPr>
        <w:pStyle w:val="NormalWeb"/>
        <w:shd w:val="clear" w:color="auto" w:fill="FFFFFF" w:themeFill="background1"/>
        <w:rPr>
          <w:rFonts w:ascii="Century Gothic" w:eastAsia="Century Gothic" w:hAnsi="Century Gothic" w:cs="Century Gothic"/>
          <w:color w:val="000000" w:themeColor="text1"/>
          <w:sz w:val="20"/>
          <w:szCs w:val="20"/>
        </w:rPr>
      </w:pPr>
      <w:r w:rsidRPr="1C0729E3">
        <w:rPr>
          <w:rFonts w:ascii="Century Gothic" w:eastAsia="Century Gothic" w:hAnsi="Century Gothic" w:cs="Century Gothic"/>
          <w:color w:val="000000" w:themeColor="text1"/>
          <w:sz w:val="20"/>
          <w:szCs w:val="20"/>
        </w:rPr>
        <w:t xml:space="preserve">Students will be make short verbal presentations (3-5 minutes) translating, discussing or explaining one TCM concept using language or terminology that could be easily understood by a biomedical audience of their choosing (MDs, DO’s, nurses, PTs, mental health professionals, registered dieticians, etc.). The purpose of these presentations is to increase competency and confidence in explaining TCM concepts to other healthcare professionals with whom acupuncturists may be interacting and working with as part of an inter-professional team, without relying on TCM vocabulary that may confuse a biomedical audience. </w:t>
      </w:r>
    </w:p>
    <w:p w14:paraId="03EED5A5" w14:textId="77777777" w:rsidR="00BF1F8E" w:rsidRPr="00957D46" w:rsidRDefault="00BF1F8E" w:rsidP="1C0729E3">
      <w:pPr>
        <w:pStyle w:val="NormalWeb"/>
        <w:shd w:val="clear" w:color="auto" w:fill="FFFFFF" w:themeFill="background1"/>
        <w:rPr>
          <w:rFonts w:ascii="Century Gothic" w:eastAsia="Century Gothic" w:hAnsi="Century Gothic" w:cs="Century Gothic"/>
          <w:color w:val="FF0000"/>
          <w:sz w:val="20"/>
          <w:szCs w:val="20"/>
        </w:rPr>
      </w:pPr>
    </w:p>
    <w:p w14:paraId="7C86C57F" w14:textId="77777777" w:rsidR="00030B45" w:rsidRPr="00957D46" w:rsidRDefault="1C0729E3" w:rsidP="1C0729E3">
      <w:pPr>
        <w:pStyle w:val="NormalWeb"/>
        <w:shd w:val="clear" w:color="auto" w:fill="FFFFFF" w:themeFill="background1"/>
        <w:rPr>
          <w:rFonts w:ascii="Century Gothic" w:eastAsia="Century Gothic" w:hAnsi="Century Gothic" w:cs="Century Gothic"/>
          <w:sz w:val="20"/>
          <w:szCs w:val="20"/>
        </w:rPr>
      </w:pPr>
      <w:r w:rsidRPr="1C0729E3">
        <w:rPr>
          <w:rFonts w:ascii="Century Gothic" w:eastAsia="Century Gothic" w:hAnsi="Century Gothic" w:cs="Century Gothic"/>
          <w:sz w:val="20"/>
          <w:szCs w:val="20"/>
        </w:rPr>
        <w:t xml:space="preserve">A note on presentations:  </w:t>
      </w:r>
    </w:p>
    <w:p w14:paraId="59539FEE" w14:textId="77777777" w:rsidR="00030B45" w:rsidRPr="00957D46" w:rsidRDefault="00030B45" w:rsidP="1C0729E3">
      <w:pPr>
        <w:pStyle w:val="NormalWeb"/>
        <w:shd w:val="clear" w:color="auto" w:fill="FFFFFF" w:themeFill="background1"/>
        <w:rPr>
          <w:rFonts w:ascii="Century Gothic" w:eastAsia="Century Gothic" w:hAnsi="Century Gothic" w:cs="Century Gothic"/>
          <w:sz w:val="20"/>
          <w:szCs w:val="20"/>
        </w:rPr>
      </w:pPr>
    </w:p>
    <w:p w14:paraId="782B64F8" w14:textId="77777777" w:rsidR="00030B45" w:rsidRPr="00BF0DB8" w:rsidRDefault="1C0729E3" w:rsidP="1C0729E3">
      <w:pPr>
        <w:pStyle w:val="NormalWeb"/>
        <w:shd w:val="clear" w:color="auto" w:fill="FFFFFF" w:themeFill="background1"/>
        <w:rPr>
          <w:rFonts w:ascii="Century Gothic" w:eastAsia="Century Gothic" w:hAnsi="Century Gothic" w:cs="Century Gothic"/>
          <w:sz w:val="20"/>
          <w:szCs w:val="20"/>
        </w:rPr>
      </w:pPr>
      <w:r w:rsidRPr="1C0729E3">
        <w:rPr>
          <w:rFonts w:ascii="Century Gothic" w:eastAsia="Century Gothic" w:hAnsi="Century Gothic" w:cs="Century Gothic"/>
          <w:sz w:val="20"/>
          <w:szCs w:val="20"/>
        </w:rPr>
        <w:t xml:space="preserve">These presentations are meant to be explanations that you could give to a biomedical audience that you would encounter in practice or in a professional setting and should not be styled as a formal presentation with notes that you read during the allotted time- we want this exercise to practice fluency in explaining these concepts to other medical professionals rather than overly formal lectures. </w:t>
      </w:r>
    </w:p>
    <w:p w14:paraId="33CD736F" w14:textId="77777777" w:rsidR="00BF0DB8" w:rsidRDefault="00BF0DB8" w:rsidP="1C0729E3">
      <w:pPr>
        <w:pStyle w:val="BodyText"/>
        <w:spacing w:line="248" w:lineRule="auto"/>
        <w:ind w:right="1400"/>
        <w:rPr>
          <w:color w:val="000000" w:themeColor="text1"/>
          <w:szCs w:val="20"/>
        </w:rPr>
      </w:pPr>
    </w:p>
    <w:p w14:paraId="6BD22E2E" w14:textId="77777777" w:rsidR="00B26B27" w:rsidRPr="0032711A" w:rsidRDefault="1C0729E3" w:rsidP="1C0729E3">
      <w:pPr>
        <w:pStyle w:val="BodyText"/>
        <w:spacing w:line="248" w:lineRule="auto"/>
        <w:ind w:right="1400"/>
        <w:rPr>
          <w:color w:val="000000" w:themeColor="text1"/>
          <w:szCs w:val="20"/>
        </w:rPr>
      </w:pPr>
      <w:r w:rsidRPr="1C0729E3">
        <w:rPr>
          <w:color w:val="000000" w:themeColor="text1"/>
          <w:szCs w:val="20"/>
        </w:rPr>
        <w:t>Students will sign up after Webinar 1 to present their presentations during Webinars 2, Webinar 3, and Webinar 4.  Students must sign up for their preferred presentation date ahead of time.   There are a limited number of presentation time slots per webinar...so sign up fast!</w:t>
      </w:r>
    </w:p>
    <w:p w14:paraId="79429823" w14:textId="77777777" w:rsidR="009C6994" w:rsidRPr="0032711A" w:rsidRDefault="009C6994" w:rsidP="1C0729E3">
      <w:pPr>
        <w:pStyle w:val="BodyText"/>
        <w:spacing w:line="248" w:lineRule="auto"/>
        <w:ind w:left="839" w:right="1400"/>
        <w:rPr>
          <w:color w:val="000000" w:themeColor="text1"/>
        </w:rPr>
      </w:pPr>
    </w:p>
    <w:p w14:paraId="0AD3799E" w14:textId="77777777" w:rsidR="1C0729E3" w:rsidRDefault="1C0729E3" w:rsidP="1C0729E3">
      <w:pPr>
        <w:pStyle w:val="BodyText"/>
        <w:spacing w:line="248" w:lineRule="auto"/>
        <w:ind w:left="839" w:right="1400"/>
        <w:rPr>
          <w:color w:val="000000" w:themeColor="text1"/>
        </w:rPr>
      </w:pPr>
    </w:p>
    <w:p w14:paraId="6DED6276" w14:textId="77777777" w:rsidR="1C0729E3" w:rsidRDefault="1C0729E3" w:rsidP="1C0729E3">
      <w:pPr>
        <w:pStyle w:val="BodyText"/>
        <w:spacing w:line="248" w:lineRule="auto"/>
        <w:ind w:left="839" w:right="1400"/>
        <w:rPr>
          <w:color w:val="000000" w:themeColor="text1"/>
        </w:rPr>
      </w:pPr>
    </w:p>
    <w:p w14:paraId="46E72E52" w14:textId="77777777" w:rsidR="1C0729E3" w:rsidRDefault="1C0729E3" w:rsidP="1C0729E3">
      <w:pPr>
        <w:pStyle w:val="BodyText"/>
        <w:spacing w:line="248" w:lineRule="auto"/>
        <w:ind w:left="839" w:right="1400"/>
        <w:rPr>
          <w:color w:val="000000" w:themeColor="text1"/>
        </w:rPr>
      </w:pPr>
    </w:p>
    <w:p w14:paraId="2DE8D788" w14:textId="77777777" w:rsidR="1C0729E3" w:rsidRDefault="1C0729E3" w:rsidP="1C0729E3">
      <w:pPr>
        <w:pStyle w:val="BodyText"/>
        <w:spacing w:line="248" w:lineRule="auto"/>
        <w:ind w:left="839" w:right="1400"/>
        <w:rPr>
          <w:color w:val="000000" w:themeColor="text1"/>
        </w:rPr>
      </w:pPr>
    </w:p>
    <w:p w14:paraId="58A14AC8" w14:textId="77777777" w:rsidR="1C0729E3" w:rsidRDefault="1C0729E3" w:rsidP="1C0729E3">
      <w:pPr>
        <w:pStyle w:val="BodyText"/>
        <w:spacing w:line="248" w:lineRule="auto"/>
        <w:ind w:left="839" w:right="1400"/>
        <w:rPr>
          <w:color w:val="000000" w:themeColor="text1"/>
        </w:rPr>
      </w:pPr>
    </w:p>
    <w:p w14:paraId="3EBEB459" w14:textId="77777777" w:rsidR="1C0729E3" w:rsidRDefault="1C0729E3" w:rsidP="1C0729E3">
      <w:pPr>
        <w:pStyle w:val="BodyText"/>
        <w:spacing w:line="248" w:lineRule="auto"/>
        <w:ind w:left="839" w:right="1400"/>
        <w:rPr>
          <w:color w:val="000000" w:themeColor="text1"/>
        </w:rPr>
      </w:pPr>
    </w:p>
    <w:p w14:paraId="35197E11" w14:textId="77777777" w:rsidR="1C0729E3" w:rsidRDefault="1C0729E3" w:rsidP="1C0729E3">
      <w:pPr>
        <w:pStyle w:val="BodyText"/>
        <w:spacing w:line="248" w:lineRule="auto"/>
        <w:ind w:left="839" w:right="1400"/>
        <w:rPr>
          <w:color w:val="000000" w:themeColor="text1"/>
        </w:rPr>
      </w:pPr>
    </w:p>
    <w:p w14:paraId="2E0633CF" w14:textId="77777777" w:rsidR="1C0729E3" w:rsidRDefault="1C0729E3" w:rsidP="1C0729E3">
      <w:pPr>
        <w:pStyle w:val="BodyText"/>
        <w:spacing w:line="248" w:lineRule="auto"/>
        <w:ind w:left="839" w:right="1400"/>
        <w:rPr>
          <w:color w:val="000000" w:themeColor="text1"/>
        </w:rPr>
      </w:pPr>
    </w:p>
    <w:p w14:paraId="3EFE59AD" w14:textId="77777777" w:rsidR="1C0729E3" w:rsidRDefault="1C0729E3" w:rsidP="1C0729E3">
      <w:pPr>
        <w:pStyle w:val="BodyText"/>
        <w:spacing w:line="248" w:lineRule="auto"/>
        <w:ind w:left="839" w:right="1400"/>
        <w:rPr>
          <w:color w:val="000000" w:themeColor="text1"/>
        </w:rPr>
      </w:pPr>
    </w:p>
    <w:p w14:paraId="3EC314A5" w14:textId="77777777" w:rsidR="1C0729E3" w:rsidRDefault="1C0729E3" w:rsidP="1C0729E3">
      <w:pPr>
        <w:pStyle w:val="BodyText"/>
        <w:spacing w:line="248" w:lineRule="auto"/>
        <w:ind w:left="839" w:right="1400"/>
        <w:rPr>
          <w:color w:val="000000" w:themeColor="text1"/>
        </w:rPr>
      </w:pPr>
    </w:p>
    <w:p w14:paraId="5CFBCCC4" w14:textId="77777777" w:rsidR="1C0729E3" w:rsidRDefault="1C0729E3" w:rsidP="1C0729E3">
      <w:pPr>
        <w:pStyle w:val="BodyText"/>
        <w:spacing w:line="248" w:lineRule="auto"/>
        <w:ind w:left="839" w:right="1400"/>
        <w:rPr>
          <w:color w:val="000000" w:themeColor="text1"/>
        </w:rPr>
      </w:pPr>
    </w:p>
    <w:p w14:paraId="42EB5857" w14:textId="77777777" w:rsidR="00110DD2" w:rsidRPr="0032711A" w:rsidRDefault="1E27DE45" w:rsidP="00110DD2">
      <w:pPr>
        <w:pStyle w:val="Heading1"/>
      </w:pPr>
      <w:r>
        <w:t>Course Outline</w:t>
      </w:r>
    </w:p>
    <w:tbl>
      <w:tblPr>
        <w:tblStyle w:val="TableGrid"/>
        <w:tblW w:w="0" w:type="auto"/>
        <w:tblInd w:w="-90" w:type="dxa"/>
        <w:tblLook w:val="04A0" w:firstRow="1" w:lastRow="0" w:firstColumn="1" w:lastColumn="0" w:noHBand="0" w:noVBand="1"/>
        <w:tblPrChange w:id="56" w:author="Miles Exner" w:date="2018-11-28T11:39:00Z">
          <w:tblPr>
            <w:tblStyle w:val="TableGrid"/>
            <w:tblW w:w="0" w:type="auto"/>
            <w:tblLook w:val="04A0" w:firstRow="1" w:lastRow="0" w:firstColumn="1" w:lastColumn="0" w:noHBand="0" w:noVBand="1"/>
          </w:tblPr>
        </w:tblPrChange>
      </w:tblPr>
      <w:tblGrid>
        <w:gridCol w:w="4410"/>
        <w:gridCol w:w="6470"/>
        <w:tblGridChange w:id="57">
          <w:tblGrid>
            <w:gridCol w:w="5395"/>
            <w:gridCol w:w="5395"/>
          </w:tblGrid>
        </w:tblGridChange>
      </w:tblGrid>
      <w:tr w:rsidR="004B0D76" w14:paraId="2C6545BD" w14:textId="77777777" w:rsidTr="004B0D76">
        <w:trPr>
          <w:ins w:id="58" w:author="Miles Exner" w:date="2018-11-28T11:38:00Z"/>
        </w:trPr>
        <w:tc>
          <w:tcPr>
            <w:tcW w:w="4410" w:type="dxa"/>
            <w:tcBorders>
              <w:top w:val="nil"/>
              <w:left w:val="nil"/>
              <w:bottom w:val="nil"/>
              <w:right w:val="nil"/>
            </w:tcBorders>
            <w:tcPrChange w:id="59" w:author="Miles Exner" w:date="2018-11-28T11:39:00Z">
              <w:tcPr>
                <w:tcW w:w="5395" w:type="dxa"/>
              </w:tcPr>
            </w:tcPrChange>
          </w:tcPr>
          <w:p w14:paraId="59A8D2FA" w14:textId="77777777" w:rsidR="004B0D76" w:rsidRDefault="004B0D76" w:rsidP="3E70AF71">
            <w:pPr>
              <w:spacing w:before="40" w:after="80"/>
              <w:rPr>
                <w:ins w:id="60" w:author="Miles Exner" w:date="2018-11-28T11:38:00Z"/>
                <w:b/>
                <w:bCs/>
                <w:color w:val="000000"/>
              </w:rPr>
            </w:pPr>
            <w:ins w:id="61" w:author="Miles Exner" w:date="2018-11-28T11:38:00Z">
              <w:r w:rsidRPr="15A6E916">
                <w:rPr>
                  <w:b/>
                  <w:bCs/>
                  <w:color w:val="000000"/>
                </w:rPr>
                <w:t>Webinar #1</w:t>
              </w:r>
            </w:ins>
          </w:p>
        </w:tc>
        <w:tc>
          <w:tcPr>
            <w:tcW w:w="6470" w:type="dxa"/>
            <w:tcBorders>
              <w:top w:val="nil"/>
              <w:left w:val="nil"/>
              <w:bottom w:val="nil"/>
              <w:right w:val="nil"/>
            </w:tcBorders>
            <w:tcPrChange w:id="62" w:author="Miles Exner" w:date="2018-11-28T11:39:00Z">
              <w:tcPr>
                <w:tcW w:w="5395" w:type="dxa"/>
              </w:tcPr>
            </w:tcPrChange>
          </w:tcPr>
          <w:p w14:paraId="3CB2A4B3" w14:textId="77777777" w:rsidR="004B0D76" w:rsidRDefault="004B0D76">
            <w:pPr>
              <w:spacing w:before="40" w:after="80"/>
              <w:jc w:val="right"/>
              <w:rPr>
                <w:ins w:id="63" w:author="Miles Exner" w:date="2018-11-28T11:38:00Z"/>
                <w:b/>
                <w:bCs/>
                <w:color w:val="000000"/>
              </w:rPr>
              <w:pPrChange w:id="64" w:author="Miles Exner" w:date="2018-11-28T11:39:00Z">
                <w:pPr>
                  <w:spacing w:before="40" w:after="80"/>
                </w:pPr>
              </w:pPrChange>
            </w:pPr>
            <w:ins w:id="65" w:author="Miles Exner" w:date="2018-11-28T11:39:00Z">
              <w:r>
                <w:rPr>
                  <w:b/>
                  <w:color w:val="000000"/>
                  <w:szCs w:val="20"/>
                </w:rPr>
                <w:t>&lt;</w:t>
              </w:r>
              <w:r w:rsidRPr="004B0D76">
                <w:rPr>
                  <w:b/>
                  <w:color w:val="000000"/>
                  <w:szCs w:val="20"/>
                </w:rPr>
                <w:t>textClassDayOfWeek</w:t>
              </w:r>
              <w:r>
                <w:rPr>
                  <w:b/>
                  <w:color w:val="000000"/>
                  <w:szCs w:val="20"/>
                </w:rPr>
                <w:t>&gt; &lt;</w:t>
              </w:r>
              <w:r w:rsidRPr="004B0D76">
                <w:rPr>
                  <w:b/>
                  <w:bCs/>
                  <w:color w:val="000000"/>
                </w:rPr>
                <w:t>textClassDate</w:t>
              </w:r>
              <w:r>
                <w:rPr>
                  <w:b/>
                  <w:bCs/>
                  <w:color w:val="000000"/>
                </w:rPr>
                <w:t>&gt;</w:t>
              </w:r>
              <w:r w:rsidRPr="15A6E916">
                <w:rPr>
                  <w:b/>
                  <w:bCs/>
                  <w:color w:val="000000"/>
                </w:rPr>
                <w:t xml:space="preserve"> (</w:t>
              </w:r>
            </w:ins>
            <w:ins w:id="66" w:author="Miles Exner" w:date="2018-11-28T11:42:00Z">
              <w:r w:rsidR="00B41C36">
                <w:rPr>
                  <w:b/>
                  <w:bCs/>
                  <w:color w:val="000000"/>
                </w:rPr>
                <w:t>&lt;</w:t>
              </w:r>
              <w:r w:rsidR="00B41C36" w:rsidRPr="00B41C36">
                <w:rPr>
                  <w:b/>
                  <w:bCs/>
                  <w:color w:val="000000"/>
                </w:rPr>
                <w:t>textClassTime</w:t>
              </w:r>
              <w:r w:rsidR="00B41C36">
                <w:rPr>
                  <w:b/>
                  <w:bCs/>
                  <w:color w:val="000000"/>
                </w:rPr>
                <w:t>&gt;</w:t>
              </w:r>
            </w:ins>
            <w:ins w:id="67" w:author="Miles Exner" w:date="2018-11-28T11:39:00Z">
              <w:r w:rsidRPr="15A6E916">
                <w:rPr>
                  <w:b/>
                  <w:bCs/>
                  <w:color w:val="000000"/>
                </w:rPr>
                <w:t>)</w:t>
              </w:r>
            </w:ins>
          </w:p>
        </w:tc>
      </w:tr>
    </w:tbl>
    <w:p w14:paraId="44312DEA" w14:textId="77777777" w:rsidR="00A97933" w:rsidDel="004B0D76" w:rsidRDefault="00A97933">
      <w:pPr>
        <w:spacing w:before="40" w:after="80"/>
        <w:rPr>
          <w:del w:id="68" w:author="Miles Exner" w:date="2018-11-28T11:39:00Z"/>
          <w:rFonts w:eastAsia="MS Mincho"/>
          <w:color w:val="000000" w:themeColor="text1"/>
        </w:rPr>
        <w:pPrChange w:id="69" w:author="Miles Exner" w:date="2018-11-28T11:39:00Z">
          <w:pPr/>
        </w:pPrChange>
      </w:pPr>
      <w:del w:id="70" w:author="Miles Exner" w:date="2018-11-28T11:39:00Z">
        <w:r w:rsidRPr="15A6E916" w:rsidDel="004B0D76">
          <w:rPr>
            <w:b/>
            <w:bCs/>
            <w:color w:val="000000"/>
          </w:rPr>
          <w:delText xml:space="preserve">Webinar #1 </w:delText>
        </w:r>
        <w:r w:rsidRPr="0032711A" w:rsidDel="004B0D76">
          <w:rPr>
            <w:b/>
            <w:color w:val="000000"/>
            <w:szCs w:val="20"/>
          </w:rPr>
          <w:tab/>
        </w:r>
      </w:del>
      <w:del w:id="71" w:author="Miles Exner" w:date="2018-11-28T11:40:00Z">
        <w:r w:rsidRPr="0032711A" w:rsidDel="004B0D76">
          <w:rPr>
            <w:b/>
            <w:color w:val="000000"/>
            <w:szCs w:val="20"/>
          </w:rPr>
          <w:tab/>
        </w:r>
        <w:r w:rsidRPr="0032711A" w:rsidDel="004B0D76">
          <w:rPr>
            <w:b/>
            <w:color w:val="000000"/>
            <w:szCs w:val="20"/>
          </w:rPr>
          <w:tab/>
        </w:r>
        <w:r w:rsidRPr="0032711A" w:rsidDel="004B0D76">
          <w:rPr>
            <w:b/>
            <w:color w:val="000000"/>
            <w:szCs w:val="20"/>
          </w:rPr>
          <w:tab/>
        </w:r>
        <w:r w:rsidRPr="0032711A" w:rsidDel="004B0D76">
          <w:rPr>
            <w:b/>
            <w:color w:val="000000"/>
            <w:szCs w:val="20"/>
          </w:rPr>
          <w:tab/>
        </w:r>
        <w:r w:rsidRPr="0032711A" w:rsidDel="004B0D76">
          <w:rPr>
            <w:b/>
            <w:color w:val="000000"/>
            <w:szCs w:val="20"/>
          </w:rPr>
          <w:tab/>
        </w:r>
        <w:r w:rsidRPr="0032711A" w:rsidDel="004B0D76">
          <w:rPr>
            <w:b/>
            <w:color w:val="000000"/>
            <w:szCs w:val="20"/>
          </w:rPr>
          <w:tab/>
        </w:r>
      </w:del>
      <w:del w:id="72" w:author="Miles Exner" w:date="2018-11-28T11:37:00Z">
        <w:r w:rsidRPr="15A6E916" w:rsidDel="004B0D76">
          <w:rPr>
            <w:b/>
            <w:bCs/>
            <w:color w:val="000000"/>
          </w:rPr>
          <w:delText xml:space="preserve"> </w:delText>
        </w:r>
        <w:r w:rsidR="0066321B" w:rsidRPr="15A6E916" w:rsidDel="004B0D76">
          <w:rPr>
            <w:b/>
            <w:bCs/>
            <w:color w:val="000000"/>
          </w:rPr>
          <w:delText>Tuesday</w:delText>
        </w:r>
        <w:r w:rsidR="009155DE" w:rsidRPr="15A6E916" w:rsidDel="004B0D76">
          <w:rPr>
            <w:b/>
            <w:bCs/>
            <w:color w:val="000000"/>
          </w:rPr>
          <w:delText xml:space="preserve"> </w:delText>
        </w:r>
      </w:del>
      <w:ins w:id="73" w:author="Heather Klein" w:date="2018-10-11T11:33:00Z">
        <w:del w:id="74" w:author="Miles Exner" w:date="2018-11-28T11:39:00Z">
          <w:r w:rsidR="006E0DCD" w:rsidDel="004B0D76">
            <w:rPr>
              <w:b/>
              <w:bCs/>
              <w:color w:val="000000"/>
            </w:rPr>
            <w:delText>1</w:delText>
          </w:r>
        </w:del>
      </w:ins>
      <w:del w:id="75" w:author="Miles Exner" w:date="2018-11-28T11:39:00Z">
        <w:r w:rsidR="009155DE" w:rsidRPr="15A6E916" w:rsidDel="004B0D76">
          <w:rPr>
            <w:b/>
            <w:bCs/>
            <w:color w:val="000000"/>
          </w:rPr>
          <w:delText>9</w:delText>
        </w:r>
        <w:r w:rsidR="00CB1E0C" w:rsidRPr="15A6E916" w:rsidDel="004B0D76">
          <w:rPr>
            <w:b/>
            <w:bCs/>
            <w:color w:val="000000"/>
          </w:rPr>
          <w:delText>/</w:delText>
        </w:r>
      </w:del>
      <w:ins w:id="76" w:author="Heather Klein" w:date="2018-10-11T11:33:00Z">
        <w:del w:id="77" w:author="Miles Exner" w:date="2018-11-28T11:39:00Z">
          <w:r w:rsidR="00AA60D1" w:rsidDel="004B0D76">
            <w:rPr>
              <w:b/>
              <w:bCs/>
              <w:color w:val="000000"/>
            </w:rPr>
            <w:delText>08</w:delText>
          </w:r>
        </w:del>
      </w:ins>
      <w:del w:id="78" w:author="Miles Exner" w:date="2018-11-28T11:39:00Z">
        <w:r w:rsidR="004A7480" w:rsidRPr="15A6E916" w:rsidDel="004B0D76">
          <w:rPr>
            <w:b/>
            <w:bCs/>
            <w:color w:val="000000"/>
          </w:rPr>
          <w:delText>04</w:delText>
        </w:r>
        <w:r w:rsidR="00D81F7A" w:rsidRPr="15A6E916" w:rsidDel="004B0D76">
          <w:rPr>
            <w:b/>
            <w:bCs/>
            <w:color w:val="000000"/>
          </w:rPr>
          <w:delText>/</w:delText>
        </w:r>
      </w:del>
      <w:ins w:id="79" w:author="Heather Klein" w:date="2018-10-11T11:37:00Z">
        <w:del w:id="80" w:author="Miles Exner" w:date="2018-11-28T11:39:00Z">
          <w:r w:rsidR="005C0B6F" w:rsidDel="004B0D76">
            <w:rPr>
              <w:b/>
              <w:bCs/>
              <w:color w:val="000000"/>
            </w:rPr>
            <w:delText>2019</w:delText>
          </w:r>
        </w:del>
      </w:ins>
      <w:del w:id="81" w:author="Miles Exner" w:date="2018-11-28T11:39:00Z">
        <w:r w:rsidR="00D81F7A" w:rsidRPr="15A6E916" w:rsidDel="004B0D76">
          <w:rPr>
            <w:b/>
            <w:bCs/>
            <w:color w:val="000000"/>
          </w:rPr>
          <w:delText>20</w:delText>
        </w:r>
        <w:r w:rsidR="0003732D" w:rsidRPr="15A6E916" w:rsidDel="004B0D76">
          <w:rPr>
            <w:b/>
            <w:bCs/>
            <w:color w:val="000000"/>
          </w:rPr>
          <w:delText>18</w:delText>
        </w:r>
        <w:r w:rsidRPr="15A6E916" w:rsidDel="004B0D76">
          <w:rPr>
            <w:b/>
            <w:bCs/>
            <w:color w:val="000000"/>
          </w:rPr>
          <w:delText xml:space="preserve"> (</w:delText>
        </w:r>
        <w:r w:rsidR="007368CB" w:rsidRPr="15A6E916" w:rsidDel="004B0D76">
          <w:rPr>
            <w:b/>
            <w:bCs/>
            <w:color w:val="000000"/>
          </w:rPr>
          <w:delText>9:3</w:delText>
        </w:r>
        <w:r w:rsidR="008711A0" w:rsidRPr="15A6E916" w:rsidDel="004B0D76">
          <w:rPr>
            <w:b/>
            <w:bCs/>
            <w:color w:val="000000"/>
          </w:rPr>
          <w:delText>0</w:delText>
        </w:r>
        <w:r w:rsidR="007368CB" w:rsidRPr="15A6E916" w:rsidDel="004B0D76">
          <w:rPr>
            <w:b/>
            <w:bCs/>
            <w:color w:val="000000"/>
          </w:rPr>
          <w:delText>am-1:0</w:delText>
        </w:r>
        <w:r w:rsidR="00DB3420" w:rsidRPr="15A6E916" w:rsidDel="004B0D76">
          <w:rPr>
            <w:b/>
            <w:bCs/>
            <w:color w:val="000000"/>
          </w:rPr>
          <w:delText>0pm</w:delText>
        </w:r>
        <w:r w:rsidR="00541B29" w:rsidRPr="15A6E916" w:rsidDel="004B0D76">
          <w:rPr>
            <w:b/>
            <w:bCs/>
            <w:color w:val="000000"/>
          </w:rPr>
          <w:delText xml:space="preserve"> </w:delText>
        </w:r>
        <w:r w:rsidR="00D65FC2" w:rsidRPr="15A6E916" w:rsidDel="004B0D76">
          <w:rPr>
            <w:b/>
            <w:bCs/>
            <w:color w:val="000000"/>
          </w:rPr>
          <w:delText>P</w:delText>
        </w:r>
        <w:r w:rsidRPr="15A6E916" w:rsidDel="004B0D76">
          <w:rPr>
            <w:b/>
            <w:bCs/>
            <w:color w:val="000000"/>
          </w:rPr>
          <w:delText>T)</w:delText>
        </w:r>
      </w:del>
    </w:p>
    <w:p w14:paraId="2DBB4413" w14:textId="77777777" w:rsidR="00A97933" w:rsidRPr="0032711A" w:rsidRDefault="1E27DE45">
      <w:pPr>
        <w:spacing w:before="40" w:after="80"/>
        <w:rPr>
          <w:rFonts w:eastAsia="MS Mincho"/>
          <w:color w:val="000000" w:themeColor="text1"/>
        </w:rPr>
        <w:pPrChange w:id="82" w:author="Miles Exner" w:date="2018-11-28T11:39:00Z">
          <w:pPr/>
        </w:pPrChange>
      </w:pPr>
      <w:r w:rsidRPr="1E27DE45">
        <w:rPr>
          <w:rFonts w:eastAsia="MS Mincho"/>
          <w:color w:val="000000" w:themeColor="text1"/>
        </w:rPr>
        <w:t>Learning Objective: (#1) Compare methods of involving the patient in treatment outcomes.</w:t>
      </w:r>
    </w:p>
    <w:p w14:paraId="042F4D1F" w14:textId="77777777" w:rsidR="00A97933" w:rsidRPr="0032711A" w:rsidRDefault="00A97933" w:rsidP="00A97933">
      <w:pPr>
        <w:spacing w:before="40" w:after="80"/>
        <w:rPr>
          <w:color w:val="000000"/>
          <w:szCs w:val="20"/>
        </w:rPr>
      </w:pPr>
    </w:p>
    <w:p w14:paraId="25AE44ED" w14:textId="77777777" w:rsidR="00A97933" w:rsidRPr="0032711A" w:rsidRDefault="1E27DE45" w:rsidP="1E27DE45">
      <w:pPr>
        <w:spacing w:before="40" w:after="80"/>
        <w:rPr>
          <w:color w:val="000000" w:themeColor="text1"/>
          <w:u w:val="single"/>
        </w:rPr>
      </w:pPr>
      <w:r w:rsidRPr="1E27DE45">
        <w:rPr>
          <w:color w:val="000000" w:themeColor="text1"/>
          <w:u w:val="single"/>
        </w:rPr>
        <w:t>Assignments:</w:t>
      </w:r>
    </w:p>
    <w:p w14:paraId="29970773" w14:textId="77777777" w:rsidR="00A97933" w:rsidRPr="0032711A" w:rsidRDefault="1E27DE45" w:rsidP="1E27DE45">
      <w:pPr>
        <w:spacing w:before="40" w:after="80"/>
        <w:rPr>
          <w:color w:val="000000" w:themeColor="text1"/>
        </w:rPr>
      </w:pPr>
      <w:r w:rsidRPr="1E27DE45">
        <w:rPr>
          <w:color w:val="000000" w:themeColor="text1"/>
        </w:rPr>
        <w:t>Readings:</w:t>
      </w:r>
    </w:p>
    <w:p w14:paraId="220587F8" w14:textId="77777777" w:rsidR="00A97933" w:rsidRPr="0032711A" w:rsidRDefault="3E70AF71" w:rsidP="3E70AF71">
      <w:pPr>
        <w:spacing w:before="40" w:after="80"/>
        <w:rPr>
          <w:rFonts w:eastAsia="Times"/>
          <w:i/>
          <w:iCs/>
          <w:color w:val="000000" w:themeColor="text1"/>
        </w:rPr>
      </w:pPr>
      <w:r w:rsidRPr="3E70AF71">
        <w:rPr>
          <w:rFonts w:eastAsia="Times"/>
          <w:i/>
          <w:iCs/>
          <w:color w:val="000000" w:themeColor="text1"/>
        </w:rPr>
        <w:t>Read pages 8-9, the section on PUBLIC VIEWS OF TAKING MORE RESPONSIBILITY AND PARTNERING WITH CARE PROVIDERS in Bauer-Wu, S. Ruggie, M., and Russell, M. (2009) Communicating with the Public About Integrative Medicine. Institute of Medicine.</w:t>
      </w:r>
    </w:p>
    <w:p w14:paraId="493DE99E" w14:textId="77777777" w:rsidR="00A97933" w:rsidRPr="0032711A" w:rsidRDefault="00A97933" w:rsidP="00A97933">
      <w:pPr>
        <w:spacing w:before="40" w:after="80"/>
        <w:rPr>
          <w:color w:val="000000"/>
        </w:rPr>
      </w:pPr>
    </w:p>
    <w:p w14:paraId="673838E6" w14:textId="77777777" w:rsidR="00A97933" w:rsidRPr="0032711A" w:rsidRDefault="1E27DE45" w:rsidP="1E27DE45">
      <w:pPr>
        <w:spacing w:before="40" w:after="80"/>
        <w:rPr>
          <w:i/>
          <w:iCs/>
          <w:color w:val="000000" w:themeColor="text1"/>
        </w:rPr>
      </w:pPr>
      <w:r w:rsidRPr="1E27DE45">
        <w:rPr>
          <w:i/>
          <w:iCs/>
          <w:color w:val="000000" w:themeColor="text1"/>
        </w:rPr>
        <w:t>Patient Safety and Quality: An Evidence-Based Handbook for Nurses, Chapter 33: Professional Communication and Team Collaboration</w:t>
      </w:r>
    </w:p>
    <w:p w14:paraId="72EBBBF9" w14:textId="77777777" w:rsidR="00A97933" w:rsidRPr="0032711A" w:rsidRDefault="3E70AF71" w:rsidP="3E70AF71">
      <w:pPr>
        <w:spacing w:before="40" w:after="80"/>
        <w:rPr>
          <w:i/>
          <w:iCs/>
          <w:color w:val="000000" w:themeColor="text1"/>
        </w:rPr>
      </w:pPr>
      <w:r w:rsidRPr="3E70AF71">
        <w:rPr>
          <w:i/>
          <w:iCs/>
          <w:color w:val="000000" w:themeColor="text1"/>
        </w:rPr>
        <w:t xml:space="preserve">In handouts, and also here: </w:t>
      </w:r>
      <w:hyperlink r:id="rId13">
        <w:r w:rsidRPr="3E70AF71">
          <w:rPr>
            <w:rStyle w:val="Hyperlink"/>
            <w:i/>
            <w:iCs/>
            <w:color w:val="000000" w:themeColor="text1"/>
          </w:rPr>
          <w:t>http://www.ncbi.nlm.nih.gov/books/NBK2637/</w:t>
        </w:r>
      </w:hyperlink>
    </w:p>
    <w:p w14:paraId="5897394A" w14:textId="77777777" w:rsidR="00A97933" w:rsidRPr="0032711A" w:rsidRDefault="00A97933" w:rsidP="00A97933">
      <w:pPr>
        <w:spacing w:before="40" w:after="80"/>
        <w:rPr>
          <w:color w:val="000000"/>
        </w:rPr>
      </w:pPr>
    </w:p>
    <w:p w14:paraId="3C7DB336" w14:textId="77777777" w:rsidR="00A97933" w:rsidRPr="0032711A" w:rsidRDefault="3E70AF71" w:rsidP="3E70AF71">
      <w:pPr>
        <w:spacing w:before="40" w:after="80"/>
        <w:rPr>
          <w:i/>
          <w:iCs/>
          <w:color w:val="000000" w:themeColor="text1"/>
        </w:rPr>
      </w:pPr>
      <w:r w:rsidRPr="3E70AF71">
        <w:rPr>
          <w:i/>
          <w:iCs/>
          <w:color w:val="000000" w:themeColor="text1"/>
        </w:rPr>
        <w:t>Disengaged: a qualitative study of communication and collaboration between physicians and other professions on general internal medicine wards. Zwarenstein et al. BMC Health Services Research 2013, 13:494</w:t>
      </w:r>
    </w:p>
    <w:p w14:paraId="3D50E49A" w14:textId="77777777" w:rsidR="00A97933" w:rsidRPr="0032711A" w:rsidRDefault="3E70AF71" w:rsidP="3E70AF71">
      <w:pPr>
        <w:spacing w:before="40" w:after="80"/>
        <w:rPr>
          <w:i/>
          <w:iCs/>
          <w:color w:val="000000" w:themeColor="text1"/>
        </w:rPr>
      </w:pPr>
      <w:r w:rsidRPr="3E70AF71">
        <w:rPr>
          <w:i/>
          <w:iCs/>
          <w:color w:val="000000" w:themeColor="text1"/>
        </w:rPr>
        <w:t xml:space="preserve">In handouts, and also here: </w:t>
      </w:r>
      <w:hyperlink r:id="rId14">
        <w:r w:rsidRPr="3E70AF71">
          <w:rPr>
            <w:rStyle w:val="Hyperlink"/>
            <w:i/>
            <w:iCs/>
            <w:color w:val="000000" w:themeColor="text1"/>
          </w:rPr>
          <w:t>http://www.biomedcentral.com/1472-6963/13/494</w:t>
        </w:r>
      </w:hyperlink>
    </w:p>
    <w:p w14:paraId="635EB472" w14:textId="77777777" w:rsidR="00A97933" w:rsidRPr="0032711A" w:rsidRDefault="00A97933" w:rsidP="00A97933">
      <w:pPr>
        <w:spacing w:before="40" w:after="80"/>
        <w:rPr>
          <w:rFonts w:eastAsia="Times"/>
          <w:i/>
          <w:color w:val="000000"/>
          <w:szCs w:val="20"/>
        </w:rPr>
      </w:pPr>
    </w:p>
    <w:p w14:paraId="433D64B6" w14:textId="77777777" w:rsidR="1E27DE45" w:rsidRDefault="1E27DE45" w:rsidP="1E27DE45">
      <w:pPr>
        <w:spacing w:before="40" w:after="80"/>
        <w:rPr>
          <w:rFonts w:eastAsia="Times"/>
          <w:i/>
          <w:iCs/>
          <w:color w:val="000000" w:themeColor="text1"/>
          <w:u w:val="single"/>
        </w:rPr>
      </w:pPr>
      <w:r w:rsidRPr="1E27DE45">
        <w:rPr>
          <w:rFonts w:eastAsia="Times"/>
          <w:i/>
          <w:iCs/>
          <w:color w:val="000000" w:themeColor="text1"/>
        </w:rPr>
        <w:t>Academic Collaborative for Integrative Health (ACIH - 2018). Competencies for Optimal Practice in Integrated Environments Available as a free download here:</w:t>
      </w:r>
    </w:p>
    <w:p w14:paraId="254D7827" w14:textId="77777777" w:rsidR="1E27DE45" w:rsidRDefault="1E27DE45" w:rsidP="1E27DE45">
      <w:pPr>
        <w:spacing w:before="40" w:after="80"/>
        <w:rPr>
          <w:rFonts w:eastAsia="Times"/>
          <w:i/>
          <w:iCs/>
          <w:color w:val="000000" w:themeColor="text1"/>
          <w:u w:val="single"/>
        </w:rPr>
      </w:pPr>
      <w:r w:rsidRPr="1E27DE45">
        <w:rPr>
          <w:rFonts w:eastAsia="Times"/>
          <w:i/>
          <w:iCs/>
          <w:color w:val="000000" w:themeColor="text1"/>
        </w:rPr>
        <w:t xml:space="preserve"> </w:t>
      </w:r>
      <w:r w:rsidRPr="1E27DE45">
        <w:rPr>
          <w:rFonts w:eastAsia="Century Gothic" w:cs="Century Gothic"/>
          <w:sz w:val="22"/>
        </w:rPr>
        <w:t>https://static1.squarespace.com/static/55861f1ae4b01ea9a58583a7/t/5aa04bb0e2c483b232c9e1e8/1520454578850/ACIH+Competencies_030718.pdf</w:t>
      </w:r>
    </w:p>
    <w:p w14:paraId="2807486F" w14:textId="77777777" w:rsidR="00A97933" w:rsidRPr="0032711A" w:rsidRDefault="00A97933" w:rsidP="00A97933">
      <w:pPr>
        <w:spacing w:before="40" w:after="80"/>
        <w:rPr>
          <w:rFonts w:eastAsia="Times"/>
          <w:bCs/>
          <w:i/>
          <w:color w:val="000000"/>
          <w:szCs w:val="20"/>
          <w:u w:val="single"/>
        </w:rPr>
      </w:pPr>
    </w:p>
    <w:p w14:paraId="3A72A31D" w14:textId="77777777" w:rsidR="00A97933" w:rsidRDefault="3E70AF71" w:rsidP="3E70AF71">
      <w:pPr>
        <w:spacing w:before="40" w:after="80"/>
        <w:rPr>
          <w:rFonts w:eastAsia="Times"/>
          <w:i/>
          <w:iCs/>
          <w:color w:val="000000" w:themeColor="text1"/>
          <w:u w:val="single"/>
        </w:rPr>
      </w:pPr>
      <w:r w:rsidRPr="3E70AF71">
        <w:rPr>
          <w:rFonts w:eastAsia="Times"/>
          <w:i/>
          <w:iCs/>
          <w:color w:val="000000" w:themeColor="text1"/>
        </w:rPr>
        <w:t xml:space="preserve">At minimum pg 13, Interprofessional Education Collaborative Core Competencies. </w:t>
      </w:r>
      <w:hyperlink r:id="rId15">
        <w:r w:rsidRPr="3E70AF71">
          <w:rPr>
            <w:rFonts w:eastAsia="Times"/>
            <w:i/>
            <w:iCs/>
            <w:color w:val="000000" w:themeColor="text1"/>
            <w:u w:val="single"/>
          </w:rPr>
          <w:t>https://ipecollaborative.org/uploads/IPEC-Core-Competencies.pdf</w:t>
        </w:r>
      </w:hyperlink>
    </w:p>
    <w:p w14:paraId="5AE872BD" w14:textId="77777777" w:rsidR="00BF1F8E" w:rsidRPr="0032711A" w:rsidRDefault="00BF1F8E" w:rsidP="00BF1F8E">
      <w:pPr>
        <w:spacing w:before="40" w:after="80"/>
        <w:rPr>
          <w:rFonts w:eastAsia="Times"/>
          <w:i/>
          <w:color w:val="000000"/>
          <w:szCs w:val="20"/>
        </w:rPr>
      </w:pPr>
    </w:p>
    <w:p w14:paraId="2286A962" w14:textId="77777777" w:rsidR="00030B45" w:rsidRPr="00957D46" w:rsidRDefault="38CDD569" w:rsidP="38CDD569">
      <w:pPr>
        <w:spacing w:before="40" w:after="80"/>
        <w:rPr>
          <w:rFonts w:ascii="Times" w:eastAsia="Times" w:hAnsi="Times" w:cs="Times"/>
          <w:i/>
          <w:iCs/>
        </w:rPr>
      </w:pPr>
      <w:r w:rsidRPr="38CDD569">
        <w:rPr>
          <w:i/>
          <w:iCs/>
        </w:rPr>
        <w:t xml:space="preserve">Explore Patient-Centered Outcomes Research Institute: </w:t>
      </w:r>
      <w:hyperlink r:id="rId16">
        <w:r w:rsidRPr="38CDD569">
          <w:rPr>
            <w:i/>
            <w:iCs/>
            <w:u w:val="single"/>
          </w:rPr>
          <w:t>http://www.pcori.org/research-results</w:t>
        </w:r>
      </w:hyperlink>
      <w:r w:rsidRPr="38CDD569">
        <w:rPr>
          <w:rFonts w:ascii="Times" w:eastAsia="Times" w:hAnsi="Times" w:cs="Times"/>
          <w:i/>
          <w:iCs/>
          <w:u w:val="single"/>
        </w:rPr>
        <w:t xml:space="preserve"> (</w:t>
      </w:r>
      <w:r w:rsidRPr="38CDD569">
        <w:rPr>
          <w:i/>
          <w:iCs/>
        </w:rPr>
        <w:t>no specific assigned readings within the PCORI website; this is available for your reference)</w:t>
      </w:r>
    </w:p>
    <w:p w14:paraId="231CDD95" w14:textId="77777777" w:rsidR="00BF1F8E" w:rsidRPr="0032711A" w:rsidRDefault="00BF1F8E" w:rsidP="00A97933">
      <w:pPr>
        <w:spacing w:before="40" w:after="80"/>
        <w:rPr>
          <w:rFonts w:eastAsia="Times"/>
          <w:bCs/>
          <w:i/>
          <w:color w:val="000000"/>
          <w:szCs w:val="20"/>
          <w:u w:val="single"/>
        </w:rPr>
      </w:pPr>
    </w:p>
    <w:p w14:paraId="256D73D3" w14:textId="77777777" w:rsidR="00A97933" w:rsidRPr="0032711A" w:rsidRDefault="00A97933" w:rsidP="00A97933">
      <w:pPr>
        <w:rPr>
          <w:color w:val="000000"/>
        </w:rPr>
      </w:pPr>
    </w:p>
    <w:p w14:paraId="73011F32" w14:textId="77777777" w:rsidR="00D65FC2" w:rsidRDefault="1E27DE45" w:rsidP="1E27DE45">
      <w:pPr>
        <w:pStyle w:val="BodyText"/>
        <w:spacing w:line="250" w:lineRule="auto"/>
        <w:ind w:left="840" w:right="671"/>
        <w:rPr>
          <w:color w:val="000000" w:themeColor="text1"/>
        </w:rPr>
      </w:pPr>
      <w:r w:rsidRPr="1E27DE45">
        <w:rPr>
          <w:b/>
          <w:bCs/>
          <w:color w:val="000000" w:themeColor="text1"/>
        </w:rPr>
        <w:t>Discussion Forum #1: Teamwork</w:t>
      </w:r>
      <w:r w:rsidRPr="1E27DE45">
        <w:rPr>
          <w:color w:val="000000" w:themeColor="text1"/>
        </w:rPr>
        <w:t xml:space="preserve"> </w:t>
      </w:r>
    </w:p>
    <w:p w14:paraId="0D16AE30" w14:textId="77777777" w:rsidR="00D65FC2" w:rsidRDefault="1C0729E3" w:rsidP="1C0729E3">
      <w:pPr>
        <w:pStyle w:val="BodyText"/>
        <w:spacing w:line="250" w:lineRule="auto"/>
        <w:ind w:left="840" w:right="671"/>
        <w:rPr>
          <w:color w:val="000000" w:themeColor="text1"/>
        </w:rPr>
      </w:pPr>
      <w:r w:rsidRPr="1C0729E3">
        <w:rPr>
          <w:color w:val="000000" w:themeColor="text1"/>
        </w:rPr>
        <w:t xml:space="preserve">Investigating Professional Communication and Team Collaboration: Post at least one comment about a common barrier to inter-professional communication and collaboration that you’ve experienced and how this can be improved. </w:t>
      </w:r>
    </w:p>
    <w:p w14:paraId="3A252601" w14:textId="77777777" w:rsidR="00E76153" w:rsidRPr="0032711A" w:rsidRDefault="19D75CA3" w:rsidP="1E27DE45">
      <w:pPr>
        <w:pStyle w:val="BodyText"/>
        <w:spacing w:line="250" w:lineRule="auto"/>
        <w:ind w:left="840" w:right="671"/>
        <w:rPr>
          <w:color w:val="000000" w:themeColor="text1"/>
        </w:rPr>
      </w:pPr>
      <w:r w:rsidRPr="19D75CA3">
        <w:rPr>
          <w:color w:val="000000" w:themeColor="text1"/>
        </w:rPr>
        <w:lastRenderedPageBreak/>
        <w:t>Respond to two of your colleagues’ posts along with an original post.</w:t>
      </w:r>
    </w:p>
    <w:p w14:paraId="3E2FC18A" w14:textId="77777777" w:rsidR="00BF0DB8" w:rsidRPr="00BF0DB8" w:rsidRDefault="00BF0DB8" w:rsidP="19D75CA3">
      <w:pPr>
        <w:pStyle w:val="NormalWeb"/>
        <w:spacing w:line="250" w:lineRule="auto"/>
        <w:ind w:left="840" w:right="671"/>
        <w:rPr>
          <w:color w:val="000000" w:themeColor="text1"/>
        </w:rPr>
      </w:pPr>
    </w:p>
    <w:p w14:paraId="4920A86B" w14:textId="77777777" w:rsidR="19D75CA3" w:rsidRDefault="19D75CA3" w:rsidP="19D75CA3">
      <w:pPr>
        <w:pStyle w:val="NormalWeb"/>
        <w:spacing w:line="250" w:lineRule="auto"/>
        <w:ind w:left="720" w:right="671"/>
        <w:rPr>
          <w:color w:val="000000" w:themeColor="text1"/>
        </w:rPr>
      </w:pPr>
    </w:p>
    <w:p w14:paraId="04E9F02F" w14:textId="77777777" w:rsidR="009C6994" w:rsidRDefault="009C6994" w:rsidP="00A97933">
      <w:pPr>
        <w:spacing w:before="40" w:after="80"/>
        <w:rPr>
          <w:rFonts w:eastAsia="Times"/>
          <w:b/>
          <w:color w:val="000000"/>
          <w:szCs w:val="20"/>
        </w:rPr>
      </w:pPr>
    </w:p>
    <w:p w14:paraId="1DAFF05A" w14:textId="77777777" w:rsidR="00BF0DB8" w:rsidRDefault="00BF0DB8" w:rsidP="00A97933">
      <w:pPr>
        <w:spacing w:before="40" w:after="80"/>
        <w:rPr>
          <w:rFonts w:eastAsia="Times"/>
          <w:b/>
          <w:color w:val="000000"/>
          <w:szCs w:val="20"/>
        </w:rPr>
      </w:pPr>
    </w:p>
    <w:p w14:paraId="01A465CB" w14:textId="77777777" w:rsidR="00BF0DB8" w:rsidRPr="0032711A" w:rsidRDefault="00BF0DB8" w:rsidP="00A97933">
      <w:pPr>
        <w:spacing w:before="40" w:after="80"/>
        <w:rPr>
          <w:rFonts w:eastAsia="Times"/>
          <w:b/>
          <w:color w:val="000000"/>
          <w:szCs w:val="20"/>
        </w:rPr>
      </w:pPr>
    </w:p>
    <w:tbl>
      <w:tblPr>
        <w:tblStyle w:val="TableGrid"/>
        <w:tblW w:w="0" w:type="auto"/>
        <w:tblInd w:w="-90" w:type="dxa"/>
        <w:tblLook w:val="04A0" w:firstRow="1" w:lastRow="0" w:firstColumn="1" w:lastColumn="0" w:noHBand="0" w:noVBand="1"/>
        <w:tblPrChange w:id="83" w:author="Miles Exner" w:date="2018-11-28T11:44:00Z">
          <w:tblPr>
            <w:tblStyle w:val="TableGrid"/>
            <w:tblW w:w="0" w:type="auto"/>
            <w:tblLook w:val="04A0" w:firstRow="1" w:lastRow="0" w:firstColumn="1" w:lastColumn="0" w:noHBand="0" w:noVBand="1"/>
          </w:tblPr>
        </w:tblPrChange>
      </w:tblPr>
      <w:tblGrid>
        <w:gridCol w:w="4230"/>
        <w:gridCol w:w="6650"/>
        <w:tblGridChange w:id="84">
          <w:tblGrid>
            <w:gridCol w:w="5395"/>
            <w:gridCol w:w="5395"/>
          </w:tblGrid>
        </w:tblGridChange>
      </w:tblGrid>
      <w:tr w:rsidR="00B41C36" w14:paraId="1525072C" w14:textId="77777777" w:rsidTr="00B41C36">
        <w:trPr>
          <w:ins w:id="85" w:author="Miles Exner" w:date="2018-11-28T11:42:00Z"/>
        </w:trPr>
        <w:tc>
          <w:tcPr>
            <w:tcW w:w="4230" w:type="dxa"/>
            <w:tcBorders>
              <w:top w:val="nil"/>
              <w:left w:val="nil"/>
              <w:bottom w:val="nil"/>
              <w:right w:val="nil"/>
            </w:tcBorders>
            <w:tcPrChange w:id="86" w:author="Miles Exner" w:date="2018-11-28T11:44:00Z">
              <w:tcPr>
                <w:tcW w:w="5395" w:type="dxa"/>
              </w:tcPr>
            </w:tcPrChange>
          </w:tcPr>
          <w:p w14:paraId="1AE1DFF6" w14:textId="77777777" w:rsidR="00B41C36" w:rsidRDefault="00B41C36" w:rsidP="15A6E916">
            <w:pPr>
              <w:spacing w:before="40" w:after="80"/>
              <w:rPr>
                <w:ins w:id="87" w:author="Miles Exner" w:date="2018-11-28T11:42:00Z"/>
                <w:b/>
                <w:bCs/>
                <w:color w:val="000000"/>
              </w:rPr>
            </w:pPr>
            <w:ins w:id="88" w:author="Miles Exner" w:date="2018-11-28T11:43:00Z">
              <w:r w:rsidRPr="15A6E916">
                <w:rPr>
                  <w:b/>
                  <w:bCs/>
                  <w:color w:val="000000"/>
                </w:rPr>
                <w:t>Webinar #2</w:t>
              </w:r>
            </w:ins>
          </w:p>
        </w:tc>
        <w:tc>
          <w:tcPr>
            <w:tcW w:w="6650" w:type="dxa"/>
            <w:tcBorders>
              <w:top w:val="nil"/>
              <w:left w:val="nil"/>
              <w:bottom w:val="nil"/>
              <w:right w:val="nil"/>
            </w:tcBorders>
            <w:tcPrChange w:id="89" w:author="Miles Exner" w:date="2018-11-28T11:44:00Z">
              <w:tcPr>
                <w:tcW w:w="5395" w:type="dxa"/>
              </w:tcPr>
            </w:tcPrChange>
          </w:tcPr>
          <w:p w14:paraId="66599138" w14:textId="77777777" w:rsidR="00B41C36" w:rsidRDefault="00B41C36">
            <w:pPr>
              <w:spacing w:before="40" w:after="80"/>
              <w:jc w:val="right"/>
              <w:rPr>
                <w:ins w:id="90" w:author="Miles Exner" w:date="2018-11-28T11:42:00Z"/>
                <w:b/>
                <w:bCs/>
                <w:color w:val="000000"/>
              </w:rPr>
              <w:pPrChange w:id="91" w:author="Miles Exner" w:date="2018-11-28T11:43:00Z">
                <w:pPr>
                  <w:spacing w:before="40" w:after="80"/>
                </w:pPr>
              </w:pPrChange>
            </w:pPr>
            <w:ins w:id="92" w:author="Miles Exner" w:date="2018-11-28T11:43:00Z">
              <w:r>
                <w:rPr>
                  <w:b/>
                  <w:color w:val="000000"/>
                  <w:szCs w:val="20"/>
                </w:rPr>
                <w:t>&lt;</w:t>
              </w:r>
              <w:r w:rsidRPr="004B0D76">
                <w:rPr>
                  <w:b/>
                  <w:color w:val="000000"/>
                  <w:szCs w:val="20"/>
                </w:rPr>
                <w:t>textClassDayOfWeek</w:t>
              </w:r>
              <w:r>
                <w:rPr>
                  <w:b/>
                  <w:color w:val="000000"/>
                  <w:szCs w:val="20"/>
                </w:rPr>
                <w:t>&gt; &lt;</w:t>
              </w:r>
              <w:r w:rsidRPr="004B0D76">
                <w:rPr>
                  <w:b/>
                  <w:bCs/>
                  <w:color w:val="000000"/>
                </w:rPr>
                <w:t>textClassDate</w:t>
              </w:r>
              <w:r>
                <w:rPr>
                  <w:b/>
                  <w:bCs/>
                  <w:color w:val="000000"/>
                </w:rPr>
                <w:t>&gt;</w:t>
              </w:r>
              <w:r w:rsidRPr="15A6E916">
                <w:rPr>
                  <w:b/>
                  <w:bCs/>
                  <w:color w:val="000000"/>
                </w:rPr>
                <w:t xml:space="preserve"> (</w:t>
              </w:r>
              <w:r>
                <w:rPr>
                  <w:b/>
                  <w:bCs/>
                  <w:color w:val="000000"/>
                </w:rPr>
                <w:t>&lt;</w:t>
              </w:r>
              <w:r w:rsidRPr="00B41C36">
                <w:rPr>
                  <w:b/>
                  <w:bCs/>
                  <w:color w:val="000000"/>
                </w:rPr>
                <w:t>textClassTime</w:t>
              </w:r>
              <w:r>
                <w:rPr>
                  <w:b/>
                  <w:bCs/>
                  <w:color w:val="000000"/>
                </w:rPr>
                <w:t>&gt;</w:t>
              </w:r>
              <w:r w:rsidRPr="15A6E916">
                <w:rPr>
                  <w:b/>
                  <w:bCs/>
                  <w:color w:val="000000"/>
                </w:rPr>
                <w:t>)</w:t>
              </w:r>
            </w:ins>
          </w:p>
        </w:tc>
      </w:tr>
    </w:tbl>
    <w:p w14:paraId="4890DB7B" w14:textId="77777777" w:rsidR="00A97933" w:rsidRPr="0032711A" w:rsidDel="00B41C36" w:rsidRDefault="00A97933" w:rsidP="15A6E916">
      <w:pPr>
        <w:spacing w:before="40" w:after="80"/>
        <w:rPr>
          <w:del w:id="93" w:author="Miles Exner" w:date="2018-11-28T11:43:00Z"/>
          <w:rFonts w:ascii="Times" w:eastAsia="Times" w:hAnsi="Times" w:cs="Times"/>
          <w:b/>
          <w:bCs/>
          <w:color w:val="000000" w:themeColor="text1"/>
        </w:rPr>
      </w:pPr>
      <w:del w:id="94" w:author="Miles Exner" w:date="2018-11-28T11:43:00Z">
        <w:r w:rsidRPr="15A6E916" w:rsidDel="00B41C36">
          <w:rPr>
            <w:b/>
            <w:bCs/>
            <w:color w:val="000000"/>
          </w:rPr>
          <w:delText xml:space="preserve">Webinar #2 </w:delText>
        </w:r>
        <w:r w:rsidRPr="0032711A" w:rsidDel="00B41C36">
          <w:rPr>
            <w:rFonts w:eastAsia="Times"/>
            <w:b/>
            <w:color w:val="000000"/>
            <w:szCs w:val="20"/>
          </w:rPr>
          <w:tab/>
        </w:r>
        <w:r w:rsidRPr="0032711A" w:rsidDel="00B41C36">
          <w:rPr>
            <w:rFonts w:eastAsia="Times"/>
            <w:b/>
            <w:color w:val="000000"/>
            <w:szCs w:val="20"/>
          </w:rPr>
          <w:tab/>
        </w:r>
        <w:r w:rsidRPr="0032711A" w:rsidDel="00B41C36">
          <w:rPr>
            <w:rFonts w:eastAsia="Times"/>
            <w:b/>
            <w:color w:val="000000"/>
            <w:szCs w:val="20"/>
          </w:rPr>
          <w:tab/>
        </w:r>
        <w:r w:rsidRPr="0032711A" w:rsidDel="00B41C36">
          <w:rPr>
            <w:rFonts w:eastAsia="Times"/>
            <w:b/>
            <w:color w:val="000000"/>
            <w:szCs w:val="20"/>
          </w:rPr>
          <w:tab/>
        </w:r>
        <w:r w:rsidRPr="0032711A" w:rsidDel="00B41C36">
          <w:rPr>
            <w:rFonts w:eastAsia="Times"/>
            <w:b/>
            <w:color w:val="000000"/>
            <w:szCs w:val="20"/>
          </w:rPr>
          <w:tab/>
        </w:r>
        <w:r w:rsidRPr="0032711A" w:rsidDel="00B41C36">
          <w:rPr>
            <w:rFonts w:eastAsia="Times"/>
            <w:b/>
            <w:color w:val="000000"/>
            <w:szCs w:val="20"/>
          </w:rPr>
          <w:tab/>
        </w:r>
        <w:r w:rsidRPr="0032711A" w:rsidDel="00B41C36">
          <w:rPr>
            <w:rFonts w:eastAsia="Times"/>
            <w:b/>
            <w:color w:val="000000"/>
            <w:szCs w:val="20"/>
          </w:rPr>
          <w:tab/>
        </w:r>
        <w:r w:rsidR="004A7480" w:rsidRPr="15A6E916" w:rsidDel="00B41C36">
          <w:rPr>
            <w:b/>
            <w:bCs/>
            <w:color w:val="000000"/>
          </w:rPr>
          <w:delText>Tuesday 9/11</w:delText>
        </w:r>
        <w:r w:rsidR="00D81F7A" w:rsidRPr="15A6E916" w:rsidDel="00B41C36">
          <w:rPr>
            <w:b/>
            <w:bCs/>
            <w:color w:val="000000"/>
          </w:rPr>
          <w:delText>/20</w:delText>
        </w:r>
        <w:r w:rsidR="0003732D" w:rsidRPr="15A6E916" w:rsidDel="00B41C36">
          <w:rPr>
            <w:b/>
            <w:bCs/>
            <w:color w:val="000000"/>
          </w:rPr>
          <w:delText>18</w:delText>
        </w:r>
      </w:del>
      <w:ins w:id="95" w:author="Heather Klein" w:date="2018-10-11T11:37:00Z">
        <w:del w:id="96" w:author="Miles Exner" w:date="2018-11-28T11:43:00Z">
          <w:r w:rsidR="00DB3194" w:rsidDel="00B41C36">
            <w:rPr>
              <w:b/>
              <w:bCs/>
              <w:color w:val="000000"/>
            </w:rPr>
            <w:delText>1/15/2019</w:delText>
          </w:r>
        </w:del>
      </w:ins>
      <w:del w:id="97" w:author="Miles Exner" w:date="2018-11-28T11:43:00Z">
        <w:r w:rsidR="0003732D" w:rsidRPr="15A6E916" w:rsidDel="00B41C36">
          <w:rPr>
            <w:b/>
            <w:bCs/>
            <w:color w:val="000000"/>
          </w:rPr>
          <w:delText xml:space="preserve"> (</w:delText>
        </w:r>
        <w:r w:rsidR="007368CB" w:rsidRPr="15A6E916" w:rsidDel="00B41C36">
          <w:rPr>
            <w:b/>
            <w:bCs/>
            <w:color w:val="000000"/>
          </w:rPr>
          <w:delText>9:30am – 1:0</w:delText>
        </w:r>
        <w:r w:rsidR="008711A0" w:rsidRPr="15A6E916" w:rsidDel="00B41C36">
          <w:rPr>
            <w:b/>
            <w:bCs/>
            <w:color w:val="000000"/>
          </w:rPr>
          <w:delText>0</w:delText>
        </w:r>
        <w:r w:rsidR="00DB3420" w:rsidRPr="15A6E916" w:rsidDel="00B41C36">
          <w:rPr>
            <w:b/>
            <w:bCs/>
            <w:color w:val="000000"/>
          </w:rPr>
          <w:delText>pm</w:delText>
        </w:r>
        <w:r w:rsidR="00D65FC2" w:rsidRPr="15A6E916" w:rsidDel="00B41C36">
          <w:rPr>
            <w:b/>
            <w:bCs/>
            <w:color w:val="000000"/>
          </w:rPr>
          <w:delText xml:space="preserve"> P</w:delText>
        </w:r>
        <w:r w:rsidR="0003732D" w:rsidRPr="15A6E916" w:rsidDel="00B41C36">
          <w:rPr>
            <w:b/>
            <w:bCs/>
            <w:color w:val="000000"/>
          </w:rPr>
          <w:delText>T)</w:delText>
        </w:r>
      </w:del>
    </w:p>
    <w:p w14:paraId="7840D5DF" w14:textId="77777777" w:rsidR="00A97933" w:rsidRPr="0032711A" w:rsidRDefault="1E27DE45" w:rsidP="1E27DE45">
      <w:pPr>
        <w:spacing w:before="40" w:after="80"/>
        <w:rPr>
          <w:rFonts w:eastAsia="Times"/>
          <w:color w:val="000000" w:themeColor="text1"/>
        </w:rPr>
      </w:pPr>
      <w:r w:rsidRPr="1E27DE45">
        <w:rPr>
          <w:rFonts w:eastAsia="Times"/>
          <w:color w:val="000000" w:themeColor="text1"/>
        </w:rPr>
        <w:t>Learning Objective: (#2) Communicate with patient, family, and health care providers outside your profession to determine an appropriate plan of care.</w:t>
      </w:r>
    </w:p>
    <w:p w14:paraId="6A59C432" w14:textId="77777777" w:rsidR="00A97933" w:rsidRPr="0032711A" w:rsidRDefault="1E27DE45" w:rsidP="1E27DE45">
      <w:pPr>
        <w:spacing w:before="40" w:after="80"/>
        <w:rPr>
          <w:rFonts w:eastAsia="Times"/>
          <w:color w:val="000000" w:themeColor="text1"/>
        </w:rPr>
      </w:pPr>
      <w:r w:rsidRPr="1E27DE45">
        <w:rPr>
          <w:rFonts w:eastAsia="Times"/>
          <w:color w:val="000000" w:themeColor="text1"/>
        </w:rPr>
        <w:t>Learning Objective: (#3) Describe OM discipline and essential concepts to different audiences (such as healthcare professionals in different disciplines and patients/families).</w:t>
      </w:r>
    </w:p>
    <w:p w14:paraId="10C8997E" w14:textId="77777777" w:rsidR="00A97933" w:rsidRPr="0032711A" w:rsidRDefault="1E27DE45" w:rsidP="1E27DE45">
      <w:pPr>
        <w:spacing w:before="40" w:after="80"/>
        <w:rPr>
          <w:rFonts w:eastAsia="Times"/>
          <w:color w:val="000000" w:themeColor="text1"/>
        </w:rPr>
      </w:pPr>
      <w:r w:rsidRPr="1E27DE45">
        <w:rPr>
          <w:color w:val="000000" w:themeColor="text1"/>
        </w:rPr>
        <w:t>Learning Objective: (#4) Communicate with other health care professionals in biomedical terms appropriate for an OM practitioner.</w:t>
      </w:r>
    </w:p>
    <w:p w14:paraId="7AB53CC1" w14:textId="77777777" w:rsidR="1C0729E3" w:rsidRDefault="1C0729E3" w:rsidP="1C0729E3">
      <w:pPr>
        <w:spacing w:before="40" w:after="80"/>
        <w:rPr>
          <w:color w:val="000000" w:themeColor="text1"/>
          <w:u w:val="single"/>
        </w:rPr>
      </w:pPr>
    </w:p>
    <w:p w14:paraId="15E8AAFB" w14:textId="77777777" w:rsidR="00A97933" w:rsidRPr="0032711A" w:rsidRDefault="1C0729E3" w:rsidP="1C0729E3">
      <w:pPr>
        <w:spacing w:before="40" w:after="80"/>
        <w:rPr>
          <w:rFonts w:ascii="Times" w:eastAsia="Times" w:hAnsi="Times" w:cs="Times"/>
          <w:color w:val="000000" w:themeColor="text1"/>
          <w:u w:val="single"/>
        </w:rPr>
      </w:pPr>
      <w:r w:rsidRPr="1C0729E3">
        <w:rPr>
          <w:color w:val="000000" w:themeColor="text1"/>
          <w:u w:val="single"/>
        </w:rPr>
        <w:t>Assignments:</w:t>
      </w:r>
    </w:p>
    <w:p w14:paraId="19F42432" w14:textId="77777777" w:rsidR="004A7480" w:rsidRPr="0032711A" w:rsidRDefault="1C0729E3" w:rsidP="1C0729E3">
      <w:pPr>
        <w:spacing w:before="40" w:after="80"/>
        <w:rPr>
          <w:rFonts w:ascii="Times" w:eastAsia="Times" w:hAnsi="Times" w:cs="Times"/>
          <w:color w:val="000000" w:themeColor="text1"/>
        </w:rPr>
      </w:pPr>
      <w:r w:rsidRPr="1C0729E3">
        <w:rPr>
          <w:color w:val="000000" w:themeColor="text1"/>
        </w:rPr>
        <w:t>Readings:</w:t>
      </w:r>
    </w:p>
    <w:p w14:paraId="461D50CE" w14:textId="77777777" w:rsidR="004A7480" w:rsidRPr="0032711A" w:rsidRDefault="1E27DE45" w:rsidP="1E27DE45">
      <w:pPr>
        <w:spacing w:before="40" w:after="80"/>
        <w:rPr>
          <w:rFonts w:eastAsia="Times"/>
          <w:i/>
          <w:iCs/>
          <w:color w:val="000000" w:themeColor="text1"/>
          <w:u w:val="single"/>
        </w:rPr>
      </w:pPr>
      <w:r w:rsidRPr="1E27DE45">
        <w:rPr>
          <w:rFonts w:eastAsia="Times"/>
          <w:i/>
          <w:iCs/>
          <w:color w:val="000000" w:themeColor="text1"/>
        </w:rPr>
        <w:t xml:space="preserve">Page 14 of The February 10, 2015 publication of the National Health Statistics Report, Trends in the Use of Complementary Health Approaches Among Adults, provides terms related to complementary health approaches in the appendix (page 14). </w:t>
      </w:r>
      <w:hyperlink r:id="rId17">
        <w:r w:rsidRPr="1E27DE45">
          <w:rPr>
            <w:rFonts w:eastAsia="Times"/>
            <w:i/>
            <w:iCs/>
            <w:color w:val="000000" w:themeColor="text1"/>
            <w:u w:val="single"/>
          </w:rPr>
          <w:t>http://www.cdc.gov/nchs/data/nhsr/nhsr079.pdf</w:t>
        </w:r>
      </w:hyperlink>
    </w:p>
    <w:p w14:paraId="6DB1C2FA" w14:textId="77777777" w:rsidR="004A7480" w:rsidRPr="0032711A" w:rsidRDefault="004A7480" w:rsidP="00A97933">
      <w:pPr>
        <w:spacing w:before="40" w:after="80"/>
        <w:rPr>
          <w:rFonts w:eastAsia="Times"/>
          <w:color w:val="000000"/>
          <w:szCs w:val="20"/>
        </w:rPr>
      </w:pPr>
    </w:p>
    <w:p w14:paraId="5791F059" w14:textId="77777777" w:rsidR="00A97933" w:rsidRPr="0032711A" w:rsidDel="001846A7" w:rsidRDefault="1E27DE45" w:rsidP="1E27DE45">
      <w:pPr>
        <w:spacing w:before="40" w:after="80"/>
        <w:rPr>
          <w:del w:id="98" w:author="Miles Exner" w:date="2018-11-30T13:08:00Z"/>
          <w:rFonts w:eastAsia="Times"/>
          <w:color w:val="000000" w:themeColor="text1"/>
        </w:rPr>
      </w:pPr>
      <w:r w:rsidRPr="2D596403">
        <w:rPr>
          <w:rFonts w:eastAsia="Times"/>
          <w:i/>
          <w:iCs/>
          <w:color w:val="000000" w:themeColor="text1"/>
        </w:rPr>
        <w:t>For your reference only (</w:t>
      </w:r>
      <w:r w:rsidRPr="2D596403">
        <w:rPr>
          <w:rFonts w:eastAsia="Times"/>
          <w:b/>
          <w:bCs/>
          <w:i/>
          <w:iCs/>
          <w:color w:val="000000" w:themeColor="text1"/>
        </w:rPr>
        <w:t>No</w:t>
      </w:r>
      <w:r w:rsidRPr="2D596403">
        <w:rPr>
          <w:rFonts w:eastAsia="Times"/>
          <w:i/>
          <w:iCs/>
          <w:color w:val="000000" w:themeColor="text1"/>
        </w:rPr>
        <w:t xml:space="preserve"> assigned reading): Goldblatt, E., Snider, P., Rosenthal, B., Quinn, S. &amp; Weeks, J. (2013) Clinicians' and Educators' Desk Reference on the Licensed Complementary and Alternative Healthcare Professions (3rd Ed.). Seattle: Academic Consortium for Complementary and Alternative Health Care: </w:t>
      </w:r>
      <w:ins w:id="99" w:author="Miles Exner" w:date="2018-11-30T13:08:00Z">
        <w:r w:rsidR="001846A7" w:rsidRPr="001846A7">
          <w:rPr>
            <w:rFonts w:eastAsia="Times"/>
            <w:i/>
            <w:iCs/>
            <w:color w:val="000000" w:themeColor="text1"/>
          </w:rPr>
          <w:t>https://static1.squarespace.com/static/55861f1ae4b01ea9a58583a7/t/597bb31e914e6b7dd5beb083/1501279018792/2017+CEDR_final_071817.pdf</w:t>
        </w:r>
      </w:ins>
      <w:del w:id="100" w:author="Miles Exner" w:date="2018-11-30T13:08:00Z">
        <w:r w:rsidR="004D1F10" w:rsidDel="001846A7">
          <w:fldChar w:fldCharType="begin"/>
        </w:r>
        <w:r w:rsidR="004D1F10" w:rsidDel="001846A7">
          <w:delInstrText xml:space="preserve"> HYPERLINK "http://accahc.org/cedr" \h </w:delInstrText>
        </w:r>
        <w:r w:rsidR="004D1F10" w:rsidDel="001846A7">
          <w:fldChar w:fldCharType="separate"/>
        </w:r>
        <w:r w:rsidRPr="2D596403" w:rsidDel="001846A7">
          <w:rPr>
            <w:rStyle w:val="Hyperlink"/>
            <w:rFonts w:eastAsia="Times"/>
            <w:i/>
            <w:iCs/>
            <w:color w:val="000000" w:themeColor="text1"/>
          </w:rPr>
          <w:delText>http://accahc.org/cedr</w:delText>
        </w:r>
        <w:r w:rsidR="004D1F10" w:rsidDel="001846A7">
          <w:rPr>
            <w:rStyle w:val="Hyperlink"/>
            <w:rFonts w:eastAsia="Times"/>
            <w:i/>
            <w:iCs/>
            <w:color w:val="000000" w:themeColor="text1"/>
          </w:rPr>
          <w:fldChar w:fldCharType="end"/>
        </w:r>
        <w:commentRangeStart w:id="101"/>
        <w:commentRangeEnd w:id="101"/>
        <w:r w:rsidDel="001846A7">
          <w:commentReference w:id="101"/>
        </w:r>
      </w:del>
    </w:p>
    <w:p w14:paraId="14BE662B" w14:textId="77777777" w:rsidR="00E76153" w:rsidRPr="0032711A" w:rsidRDefault="00E76153" w:rsidP="001846A7">
      <w:pPr>
        <w:spacing w:before="40" w:after="80"/>
        <w:rPr>
          <w:b/>
          <w:color w:val="000000"/>
        </w:rPr>
      </w:pPr>
    </w:p>
    <w:p w14:paraId="67623F4F" w14:textId="77777777" w:rsidR="00CE7A28" w:rsidRDefault="1E27DE45" w:rsidP="1E27DE45">
      <w:pPr>
        <w:pStyle w:val="BodyText"/>
        <w:spacing w:line="250" w:lineRule="auto"/>
        <w:ind w:left="840" w:right="671"/>
        <w:rPr>
          <w:color w:val="000000" w:themeColor="text1"/>
        </w:rPr>
      </w:pPr>
      <w:r w:rsidRPr="1E27DE45">
        <w:rPr>
          <w:b/>
          <w:bCs/>
          <w:color w:val="000000" w:themeColor="text1"/>
        </w:rPr>
        <w:t>Discussion Forum #2: Competencies</w:t>
      </w:r>
      <w:r w:rsidRPr="1E27DE45">
        <w:rPr>
          <w:color w:val="000000" w:themeColor="text1"/>
        </w:rPr>
        <w:t xml:space="preserve"> </w:t>
      </w:r>
    </w:p>
    <w:p w14:paraId="3F23A2AD" w14:textId="77777777" w:rsidR="00CE7A28" w:rsidRDefault="1E27DE45" w:rsidP="1E27DE45">
      <w:pPr>
        <w:pStyle w:val="BodyText"/>
        <w:spacing w:line="250" w:lineRule="auto"/>
        <w:ind w:left="840" w:right="671"/>
        <w:rPr>
          <w:color w:val="000000" w:themeColor="text1"/>
        </w:rPr>
      </w:pPr>
      <w:r w:rsidRPr="1E27DE45">
        <w:rPr>
          <w:color w:val="000000" w:themeColor="text1"/>
        </w:rPr>
        <w:t xml:space="preserve">Investigating Inter-Professional Communication Competencies: Post at least one comment about the inter-professional competencies. What do you think of the ACIH/IPEC competency field 3, Inter-professional Communication? What do you find useful about them?  </w:t>
      </w:r>
    </w:p>
    <w:p w14:paraId="55248CAE" w14:textId="77777777" w:rsidR="004A7480" w:rsidRDefault="1E27DE45" w:rsidP="1E27DE45">
      <w:pPr>
        <w:pStyle w:val="BodyText"/>
        <w:spacing w:line="248" w:lineRule="auto"/>
        <w:ind w:left="839" w:right="1400"/>
        <w:rPr>
          <w:b/>
          <w:bCs/>
          <w:color w:val="000000" w:themeColor="text1"/>
        </w:rPr>
      </w:pPr>
      <w:r w:rsidRPr="1E27DE45">
        <w:rPr>
          <w:color w:val="000000" w:themeColor="text1"/>
        </w:rPr>
        <w:t>Respond to two of your colleagues’ posts along with an original post.</w:t>
      </w:r>
      <w:r w:rsidRPr="1E27DE45">
        <w:rPr>
          <w:b/>
          <w:bCs/>
          <w:color w:val="000000" w:themeColor="text1"/>
        </w:rPr>
        <w:t xml:space="preserve"> </w:t>
      </w:r>
    </w:p>
    <w:p w14:paraId="7635D423" w14:textId="77777777" w:rsidR="004A7480" w:rsidRDefault="004A7480" w:rsidP="004A7480">
      <w:pPr>
        <w:pStyle w:val="BodyText"/>
        <w:spacing w:line="248" w:lineRule="auto"/>
        <w:ind w:left="839" w:right="1400"/>
        <w:rPr>
          <w:b/>
          <w:color w:val="000000"/>
        </w:rPr>
      </w:pPr>
    </w:p>
    <w:p w14:paraId="0A183642" w14:textId="77777777" w:rsidR="00BF0DB8" w:rsidRPr="00BF0DB8" w:rsidRDefault="1E27DE45" w:rsidP="1E27DE45">
      <w:pPr>
        <w:pStyle w:val="BodyText"/>
        <w:spacing w:line="248" w:lineRule="auto"/>
        <w:ind w:left="839" w:right="1400"/>
        <w:rPr>
          <w:rFonts w:eastAsia="Century Gothic" w:cs="Century Gothic"/>
          <w:color w:val="000000" w:themeColor="text1"/>
          <w:szCs w:val="20"/>
        </w:rPr>
      </w:pPr>
      <w:r w:rsidRPr="1E27DE45">
        <w:rPr>
          <w:b/>
          <w:bCs/>
          <w:color w:val="000000" w:themeColor="text1"/>
        </w:rPr>
        <w:t>Discussion Forum #3</w:t>
      </w:r>
      <w:r w:rsidRPr="1E27DE45">
        <w:rPr>
          <w:color w:val="000000" w:themeColor="text1"/>
        </w:rPr>
        <w:t xml:space="preserve">: </w:t>
      </w:r>
      <w:r w:rsidRPr="1E27DE45">
        <w:rPr>
          <w:b/>
          <w:bCs/>
          <w:color w:val="000000" w:themeColor="text1"/>
        </w:rPr>
        <w:t>Supporting Research</w:t>
      </w:r>
      <w:r w:rsidRPr="1E27DE45">
        <w:rPr>
          <w:color w:val="000000" w:themeColor="text1"/>
        </w:rPr>
        <w:t xml:space="preserve"> </w:t>
      </w:r>
    </w:p>
    <w:p w14:paraId="5DE6390C" w14:textId="77777777" w:rsidR="00BF0DB8" w:rsidRPr="00BF0DB8" w:rsidRDefault="1C0729E3" w:rsidP="1C0729E3">
      <w:pPr>
        <w:pStyle w:val="BodyText"/>
        <w:spacing w:line="248" w:lineRule="auto"/>
        <w:ind w:left="839" w:right="1400"/>
        <w:rPr>
          <w:rFonts w:eastAsia="Century Gothic" w:cs="Century Gothic"/>
          <w:color w:val="000000" w:themeColor="text1"/>
          <w:szCs w:val="20"/>
        </w:rPr>
      </w:pPr>
      <w:r w:rsidRPr="1C0729E3">
        <w:rPr>
          <w:rFonts w:eastAsia="Century Gothic" w:cs="Century Gothic"/>
          <w:color w:val="000000" w:themeColor="text1"/>
          <w:szCs w:val="20"/>
        </w:rPr>
        <w:t xml:space="preserve">In both your presentation and your report paper, you will be translating TCM concepts and/or diagnoses into terminology and language that healthcare providers unfamiliar with TCM should be able to easily understand. One way to provide additional support in explaining concepts that may be unfamiliar to a biomedical audience is through the use of research. </w:t>
      </w:r>
    </w:p>
    <w:p w14:paraId="64276E9A" w14:textId="77777777" w:rsidR="00BF0DB8" w:rsidRDefault="00BF0DB8">
      <w:pPr>
        <w:pStyle w:val="NormalWeb"/>
        <w:shd w:val="clear" w:color="auto" w:fill="FFFFFF" w:themeFill="background1"/>
        <w:rPr>
          <w:rFonts w:ascii="Century Gothic" w:hAnsi="Century Gothic"/>
          <w:color w:val="000000" w:themeColor="text1"/>
          <w:sz w:val="20"/>
          <w:szCs w:val="20"/>
          <w:rPrChange w:id="102" w:author="Sarah Poulin" w:date="2018-10-20T04:23:00Z">
            <w:rPr/>
          </w:rPrChange>
        </w:rPr>
        <w:pPrChange w:id="103" w:author="Sarah Poulin" w:date="2018-10-20T04:23:00Z">
          <w:pPr>
            <w:pStyle w:val="NormalWeb"/>
            <w:shd w:val="clear" w:color="auto" w:fill="FFFFFF"/>
          </w:pPr>
        </w:pPrChange>
      </w:pPr>
    </w:p>
    <w:p w14:paraId="57CB03B4" w14:textId="77777777" w:rsidR="00BF0DB8" w:rsidRPr="00BF0DB8" w:rsidRDefault="1E27DE45" w:rsidP="1E27DE45">
      <w:pPr>
        <w:pStyle w:val="NormalWeb"/>
        <w:shd w:val="clear" w:color="auto" w:fill="FFFFFF" w:themeFill="background1"/>
        <w:ind w:left="839"/>
        <w:rPr>
          <w:rFonts w:ascii="Century Gothic" w:hAnsi="Century Gothic"/>
          <w:color w:val="000000" w:themeColor="text1"/>
          <w:sz w:val="20"/>
          <w:szCs w:val="20"/>
        </w:rPr>
      </w:pPr>
      <w:r w:rsidRPr="1E27DE45">
        <w:rPr>
          <w:rFonts w:ascii="Century Gothic" w:hAnsi="Century Gothic"/>
          <w:color w:val="000000" w:themeColor="text1"/>
          <w:sz w:val="20"/>
          <w:szCs w:val="20"/>
        </w:rPr>
        <w:t xml:space="preserve">In this forum, post at least one credible source of TCM research literature that references a topic you discuss in either your </w:t>
      </w:r>
      <w:r w:rsidRPr="1E27DE45">
        <w:rPr>
          <w:rFonts w:ascii="Century Gothic" w:hAnsi="Century Gothic"/>
          <w:b/>
          <w:bCs/>
          <w:color w:val="000000" w:themeColor="text1"/>
          <w:sz w:val="20"/>
          <w:szCs w:val="20"/>
        </w:rPr>
        <w:t>Presentation</w:t>
      </w:r>
      <w:r w:rsidRPr="1E27DE45">
        <w:rPr>
          <w:rFonts w:ascii="Century Gothic" w:hAnsi="Century Gothic"/>
          <w:color w:val="000000" w:themeColor="text1"/>
          <w:sz w:val="20"/>
          <w:szCs w:val="20"/>
        </w:rPr>
        <w:t xml:space="preserve"> or your </w:t>
      </w:r>
      <w:r w:rsidRPr="1E27DE45">
        <w:rPr>
          <w:rFonts w:ascii="Century Gothic" w:hAnsi="Century Gothic"/>
          <w:b/>
          <w:bCs/>
          <w:color w:val="000000" w:themeColor="text1"/>
          <w:sz w:val="20"/>
          <w:szCs w:val="20"/>
        </w:rPr>
        <w:t xml:space="preserve">Report </w:t>
      </w:r>
      <w:r w:rsidRPr="1E27DE45">
        <w:rPr>
          <w:rFonts w:ascii="Century Gothic" w:hAnsi="Century Gothic"/>
          <w:color w:val="000000" w:themeColor="text1"/>
          <w:sz w:val="20"/>
          <w:szCs w:val="20"/>
        </w:rPr>
        <w:t xml:space="preserve">Paper assignments. Wikipedia, blog posts, or trade publications are not acceptable sources of research. When posting, please include a link to the research literature as well as a brief explanation of what the research article entails. </w:t>
      </w:r>
    </w:p>
    <w:p w14:paraId="2259F09A" w14:textId="77777777" w:rsidR="00BF0DB8" w:rsidRDefault="00BF0DB8">
      <w:pPr>
        <w:pStyle w:val="NormalWeb"/>
        <w:shd w:val="clear" w:color="auto" w:fill="FFFFFF" w:themeFill="background1"/>
        <w:rPr>
          <w:rFonts w:ascii="Century Gothic" w:hAnsi="Century Gothic"/>
          <w:color w:val="000000" w:themeColor="text1"/>
          <w:sz w:val="20"/>
          <w:szCs w:val="20"/>
          <w:rPrChange w:id="104" w:author="Sarah Poulin" w:date="2018-10-20T04:23:00Z">
            <w:rPr/>
          </w:rPrChange>
        </w:rPr>
        <w:pPrChange w:id="105" w:author="Sarah Poulin" w:date="2018-10-20T04:23:00Z">
          <w:pPr>
            <w:pStyle w:val="NormalWeb"/>
            <w:shd w:val="clear" w:color="auto" w:fill="FFFFFF"/>
          </w:pPr>
        </w:pPrChange>
      </w:pPr>
    </w:p>
    <w:p w14:paraId="6F70001C" w14:textId="77777777" w:rsidR="00BF0DB8" w:rsidRPr="00BF0DB8" w:rsidRDefault="1E27DE45" w:rsidP="1E27DE45">
      <w:pPr>
        <w:pStyle w:val="NormalWeb"/>
        <w:shd w:val="clear" w:color="auto" w:fill="FFFFFF" w:themeFill="background1"/>
        <w:ind w:left="839"/>
        <w:rPr>
          <w:rFonts w:ascii="Century Gothic" w:hAnsi="Century Gothic"/>
          <w:color w:val="000000" w:themeColor="text1"/>
          <w:sz w:val="20"/>
          <w:szCs w:val="20"/>
        </w:rPr>
      </w:pPr>
      <w:r w:rsidRPr="1E27DE45">
        <w:rPr>
          <w:rFonts w:ascii="Century Gothic" w:hAnsi="Century Gothic"/>
          <w:color w:val="000000" w:themeColor="text1"/>
          <w:sz w:val="20"/>
          <w:szCs w:val="20"/>
        </w:rPr>
        <w:lastRenderedPageBreak/>
        <w:t xml:space="preserve">An example of this might be that if you discuss how acupuncture works to treat pain in your presentation, you could share an article from PubMed that provides evidence that acupuncture is effective for the treatment of a painful medical condition like migraines. </w:t>
      </w:r>
    </w:p>
    <w:p w14:paraId="36C12CE8" w14:textId="77777777" w:rsidR="00BF0DB8" w:rsidRDefault="00BF0DB8">
      <w:pPr>
        <w:pStyle w:val="NormalWeb"/>
        <w:shd w:val="clear" w:color="auto" w:fill="FFFFFF" w:themeFill="background1"/>
        <w:rPr>
          <w:rFonts w:ascii="Century Gothic" w:hAnsi="Century Gothic"/>
          <w:color w:val="000000" w:themeColor="text1"/>
          <w:sz w:val="20"/>
          <w:szCs w:val="20"/>
          <w:rPrChange w:id="106" w:author="Sarah Poulin" w:date="2018-10-20T04:23:00Z">
            <w:rPr/>
          </w:rPrChange>
        </w:rPr>
        <w:pPrChange w:id="107" w:author="Sarah Poulin" w:date="2018-10-20T04:23:00Z">
          <w:pPr>
            <w:pStyle w:val="NormalWeb"/>
            <w:shd w:val="clear" w:color="auto" w:fill="FFFFFF"/>
          </w:pPr>
        </w:pPrChange>
      </w:pPr>
    </w:p>
    <w:p w14:paraId="2BE48824" w14:textId="77777777" w:rsidR="00BF0DB8" w:rsidRPr="00BF0DB8" w:rsidRDefault="1E27DE45" w:rsidP="1E27DE45">
      <w:pPr>
        <w:pStyle w:val="NormalWeb"/>
        <w:shd w:val="clear" w:color="auto" w:fill="FFFFFF" w:themeFill="background1"/>
        <w:ind w:left="119" w:firstLine="720"/>
        <w:rPr>
          <w:rFonts w:ascii="Century Gothic" w:hAnsi="Century Gothic"/>
          <w:color w:val="000000" w:themeColor="text1"/>
          <w:sz w:val="20"/>
          <w:szCs w:val="20"/>
        </w:rPr>
      </w:pPr>
      <w:r w:rsidRPr="1E27DE45">
        <w:rPr>
          <w:rFonts w:ascii="Century Gothic" w:hAnsi="Century Gothic"/>
          <w:color w:val="000000" w:themeColor="text1"/>
          <w:sz w:val="20"/>
          <w:szCs w:val="20"/>
        </w:rPr>
        <w:t>Respond to two of your colleagues’ post along with an original post.</w:t>
      </w:r>
    </w:p>
    <w:p w14:paraId="794787F8" w14:textId="77777777" w:rsidR="00030B45" w:rsidRPr="00BF0DB8" w:rsidRDefault="00030B45" w:rsidP="00E76153">
      <w:pPr>
        <w:pStyle w:val="BodyText"/>
        <w:spacing w:line="250" w:lineRule="auto"/>
        <w:ind w:left="840" w:right="671"/>
        <w:rPr>
          <w:color w:val="000000"/>
        </w:rPr>
      </w:pPr>
    </w:p>
    <w:p w14:paraId="48382C74" w14:textId="77777777" w:rsidR="00665A5F" w:rsidRDefault="00665A5F" w:rsidP="00A97933">
      <w:pPr>
        <w:spacing w:before="40" w:after="80"/>
        <w:rPr>
          <w:rFonts w:eastAsia="Times"/>
          <w:b/>
          <w:color w:val="000000"/>
          <w:szCs w:val="20"/>
        </w:rPr>
      </w:pPr>
    </w:p>
    <w:p w14:paraId="2E0E459E" w14:textId="77777777" w:rsidR="00C92F4D" w:rsidRDefault="00C92F4D" w:rsidP="00A97933">
      <w:pPr>
        <w:spacing w:before="40" w:after="80"/>
        <w:rPr>
          <w:rFonts w:eastAsia="Times"/>
          <w:b/>
          <w:color w:val="000000"/>
          <w:szCs w:val="20"/>
        </w:rPr>
      </w:pPr>
    </w:p>
    <w:tbl>
      <w:tblPr>
        <w:tblStyle w:val="TableGrid"/>
        <w:tblW w:w="0" w:type="auto"/>
        <w:tblInd w:w="-90" w:type="dxa"/>
        <w:tblLook w:val="04A0" w:firstRow="1" w:lastRow="0" w:firstColumn="1" w:lastColumn="0" w:noHBand="0" w:noVBand="1"/>
      </w:tblPr>
      <w:tblGrid>
        <w:gridCol w:w="4230"/>
        <w:gridCol w:w="6650"/>
      </w:tblGrid>
      <w:tr w:rsidR="00B41C36" w14:paraId="1852707C" w14:textId="77777777" w:rsidTr="00361C35">
        <w:trPr>
          <w:ins w:id="108" w:author="Miles Exner" w:date="2018-11-28T11:44:00Z"/>
        </w:trPr>
        <w:tc>
          <w:tcPr>
            <w:tcW w:w="4230" w:type="dxa"/>
            <w:tcBorders>
              <w:top w:val="nil"/>
              <w:left w:val="nil"/>
              <w:bottom w:val="nil"/>
              <w:right w:val="nil"/>
            </w:tcBorders>
          </w:tcPr>
          <w:p w14:paraId="74919251" w14:textId="77777777" w:rsidR="00B41C36" w:rsidRDefault="00B41C36" w:rsidP="00361C35">
            <w:pPr>
              <w:spacing w:before="40" w:after="80"/>
              <w:rPr>
                <w:ins w:id="109" w:author="Miles Exner" w:date="2018-11-28T11:44:00Z"/>
                <w:b/>
                <w:bCs/>
                <w:color w:val="000000"/>
              </w:rPr>
            </w:pPr>
            <w:ins w:id="110" w:author="Miles Exner" w:date="2018-11-28T11:44:00Z">
              <w:r>
                <w:rPr>
                  <w:b/>
                  <w:bCs/>
                  <w:color w:val="000000"/>
                </w:rPr>
                <w:t>Webinar #3</w:t>
              </w:r>
            </w:ins>
          </w:p>
        </w:tc>
        <w:tc>
          <w:tcPr>
            <w:tcW w:w="6650" w:type="dxa"/>
            <w:tcBorders>
              <w:top w:val="nil"/>
              <w:left w:val="nil"/>
              <w:bottom w:val="nil"/>
              <w:right w:val="nil"/>
            </w:tcBorders>
          </w:tcPr>
          <w:p w14:paraId="0FA7180D" w14:textId="77777777" w:rsidR="00B41C36" w:rsidRDefault="00B41C36" w:rsidP="00361C35">
            <w:pPr>
              <w:spacing w:before="40" w:after="80"/>
              <w:jc w:val="right"/>
              <w:rPr>
                <w:ins w:id="111" w:author="Miles Exner" w:date="2018-11-28T11:44:00Z"/>
                <w:b/>
                <w:bCs/>
                <w:color w:val="000000"/>
              </w:rPr>
            </w:pPr>
            <w:ins w:id="112" w:author="Miles Exner" w:date="2018-11-28T11:44:00Z">
              <w:r>
                <w:rPr>
                  <w:b/>
                  <w:color w:val="000000"/>
                  <w:szCs w:val="20"/>
                </w:rPr>
                <w:t>&lt;</w:t>
              </w:r>
              <w:r w:rsidRPr="004B0D76">
                <w:rPr>
                  <w:b/>
                  <w:color w:val="000000"/>
                  <w:szCs w:val="20"/>
                </w:rPr>
                <w:t>textClassDayOfWeek</w:t>
              </w:r>
              <w:r>
                <w:rPr>
                  <w:b/>
                  <w:color w:val="000000"/>
                  <w:szCs w:val="20"/>
                </w:rPr>
                <w:t>&gt; &lt;</w:t>
              </w:r>
              <w:r w:rsidRPr="004B0D76">
                <w:rPr>
                  <w:b/>
                  <w:bCs/>
                  <w:color w:val="000000"/>
                </w:rPr>
                <w:t>textClassDate</w:t>
              </w:r>
              <w:r>
                <w:rPr>
                  <w:b/>
                  <w:bCs/>
                  <w:color w:val="000000"/>
                </w:rPr>
                <w:t>&gt;</w:t>
              </w:r>
              <w:r w:rsidRPr="15A6E916">
                <w:rPr>
                  <w:b/>
                  <w:bCs/>
                  <w:color w:val="000000"/>
                </w:rPr>
                <w:t xml:space="preserve"> (</w:t>
              </w:r>
              <w:r>
                <w:rPr>
                  <w:b/>
                  <w:bCs/>
                  <w:color w:val="000000"/>
                </w:rPr>
                <w:t>&lt;</w:t>
              </w:r>
              <w:r w:rsidRPr="00B41C36">
                <w:rPr>
                  <w:b/>
                  <w:bCs/>
                  <w:color w:val="000000"/>
                </w:rPr>
                <w:t>textClassTime</w:t>
              </w:r>
              <w:r>
                <w:rPr>
                  <w:b/>
                  <w:bCs/>
                  <w:color w:val="000000"/>
                </w:rPr>
                <w:t>&gt;</w:t>
              </w:r>
              <w:r w:rsidRPr="15A6E916">
                <w:rPr>
                  <w:b/>
                  <w:bCs/>
                  <w:color w:val="000000"/>
                </w:rPr>
                <w:t>)</w:t>
              </w:r>
            </w:ins>
          </w:p>
        </w:tc>
      </w:tr>
    </w:tbl>
    <w:p w14:paraId="2DB1FCA5" w14:textId="77777777" w:rsidR="00A97933" w:rsidRPr="0032711A" w:rsidDel="00B41C36" w:rsidRDefault="00A97933" w:rsidP="15A6E916">
      <w:pPr>
        <w:spacing w:before="40" w:after="80"/>
        <w:rPr>
          <w:del w:id="113" w:author="Miles Exner" w:date="2018-11-28T11:44:00Z"/>
          <w:rFonts w:ascii="Times" w:eastAsia="Times" w:hAnsi="Times" w:cs="Times"/>
          <w:b/>
          <w:bCs/>
          <w:color w:val="000000" w:themeColor="text1"/>
        </w:rPr>
      </w:pPr>
      <w:del w:id="114" w:author="Miles Exner" w:date="2018-11-28T11:44:00Z">
        <w:r w:rsidRPr="15A6E916" w:rsidDel="00B41C36">
          <w:rPr>
            <w:b/>
            <w:bCs/>
            <w:color w:val="000000"/>
          </w:rPr>
          <w:delText xml:space="preserve">Webinar #3 </w:delText>
        </w:r>
        <w:r w:rsidRPr="0032711A" w:rsidDel="00B41C36">
          <w:rPr>
            <w:rFonts w:eastAsia="Times"/>
            <w:b/>
            <w:color w:val="000000"/>
            <w:szCs w:val="20"/>
          </w:rPr>
          <w:tab/>
        </w:r>
        <w:r w:rsidRPr="0032711A" w:rsidDel="00B41C36">
          <w:rPr>
            <w:rFonts w:eastAsia="Times"/>
            <w:b/>
            <w:color w:val="000000"/>
            <w:szCs w:val="20"/>
          </w:rPr>
          <w:tab/>
        </w:r>
        <w:r w:rsidRPr="0032711A" w:rsidDel="00B41C36">
          <w:rPr>
            <w:rFonts w:eastAsia="Times"/>
            <w:b/>
            <w:color w:val="000000"/>
            <w:szCs w:val="20"/>
          </w:rPr>
          <w:tab/>
        </w:r>
        <w:r w:rsidRPr="0032711A" w:rsidDel="00B41C36">
          <w:rPr>
            <w:rFonts w:eastAsia="Times"/>
            <w:b/>
            <w:color w:val="000000"/>
            <w:szCs w:val="20"/>
          </w:rPr>
          <w:tab/>
        </w:r>
        <w:r w:rsidRPr="0032711A" w:rsidDel="00B41C36">
          <w:rPr>
            <w:rFonts w:eastAsia="Times"/>
            <w:b/>
            <w:color w:val="000000"/>
            <w:szCs w:val="20"/>
          </w:rPr>
          <w:tab/>
        </w:r>
        <w:r w:rsidRPr="0032711A" w:rsidDel="00B41C36">
          <w:rPr>
            <w:rFonts w:eastAsia="Times"/>
            <w:b/>
            <w:color w:val="000000"/>
            <w:szCs w:val="20"/>
          </w:rPr>
          <w:tab/>
        </w:r>
        <w:r w:rsidRPr="0032711A" w:rsidDel="00B41C36">
          <w:rPr>
            <w:rFonts w:eastAsia="Times"/>
            <w:b/>
            <w:color w:val="000000"/>
            <w:szCs w:val="20"/>
          </w:rPr>
          <w:tab/>
        </w:r>
        <w:r w:rsidR="004A7480" w:rsidRPr="15A6E916" w:rsidDel="00B41C36">
          <w:rPr>
            <w:b/>
            <w:bCs/>
            <w:color w:val="000000"/>
          </w:rPr>
          <w:delText>Tuesday 9</w:delText>
        </w:r>
        <w:r w:rsidR="005B29AD" w:rsidRPr="15A6E916" w:rsidDel="00B41C36">
          <w:rPr>
            <w:b/>
            <w:bCs/>
            <w:color w:val="000000"/>
          </w:rPr>
          <w:delText>/</w:delText>
        </w:r>
        <w:r w:rsidR="004A7480" w:rsidRPr="15A6E916" w:rsidDel="00B41C36">
          <w:rPr>
            <w:b/>
            <w:bCs/>
            <w:color w:val="000000"/>
          </w:rPr>
          <w:delText>18</w:delText>
        </w:r>
        <w:r w:rsidR="00D81F7A" w:rsidRPr="15A6E916" w:rsidDel="00B41C36">
          <w:rPr>
            <w:b/>
            <w:bCs/>
            <w:color w:val="000000"/>
          </w:rPr>
          <w:delText>/</w:delText>
        </w:r>
        <w:r w:rsidR="005B29AD" w:rsidRPr="15A6E916" w:rsidDel="00B41C36">
          <w:rPr>
            <w:b/>
            <w:bCs/>
            <w:color w:val="000000"/>
          </w:rPr>
          <w:delText>2</w:delText>
        </w:r>
        <w:r w:rsidR="00D81F7A" w:rsidRPr="15A6E916" w:rsidDel="00B41C36">
          <w:rPr>
            <w:b/>
            <w:bCs/>
            <w:color w:val="000000"/>
          </w:rPr>
          <w:delText>0</w:delText>
        </w:r>
        <w:r w:rsidR="005B29AD" w:rsidRPr="15A6E916" w:rsidDel="00B41C36">
          <w:rPr>
            <w:b/>
            <w:bCs/>
            <w:color w:val="000000"/>
          </w:rPr>
          <w:delText>18</w:delText>
        </w:r>
      </w:del>
      <w:ins w:id="115" w:author="Heather Klein" w:date="2018-10-11T11:37:00Z">
        <w:del w:id="116" w:author="Miles Exner" w:date="2018-11-28T11:44:00Z">
          <w:r w:rsidR="00DB3194" w:rsidDel="00B41C36">
            <w:rPr>
              <w:b/>
              <w:bCs/>
              <w:color w:val="000000"/>
            </w:rPr>
            <w:delText>1/22/2019</w:delText>
          </w:r>
        </w:del>
      </w:ins>
      <w:del w:id="117" w:author="Miles Exner" w:date="2018-11-28T11:44:00Z">
        <w:r w:rsidR="005B29AD" w:rsidRPr="15A6E916" w:rsidDel="00B41C36">
          <w:rPr>
            <w:b/>
            <w:bCs/>
            <w:color w:val="000000"/>
          </w:rPr>
          <w:delText xml:space="preserve"> (</w:delText>
        </w:r>
        <w:r w:rsidR="007368CB" w:rsidRPr="15A6E916" w:rsidDel="00B41C36">
          <w:rPr>
            <w:b/>
            <w:bCs/>
            <w:color w:val="000000"/>
          </w:rPr>
          <w:delText>9:30am-1:0</w:delText>
        </w:r>
        <w:r w:rsidR="008711A0" w:rsidRPr="15A6E916" w:rsidDel="00B41C36">
          <w:rPr>
            <w:b/>
            <w:bCs/>
            <w:color w:val="000000"/>
          </w:rPr>
          <w:delText>0</w:delText>
        </w:r>
        <w:r w:rsidR="00DB3420" w:rsidRPr="15A6E916" w:rsidDel="00B41C36">
          <w:rPr>
            <w:b/>
            <w:bCs/>
            <w:color w:val="000000"/>
          </w:rPr>
          <w:delText>pm</w:delText>
        </w:r>
        <w:r w:rsidR="00D65FC2" w:rsidRPr="15A6E916" w:rsidDel="00B41C36">
          <w:rPr>
            <w:b/>
            <w:bCs/>
            <w:color w:val="000000"/>
          </w:rPr>
          <w:delText xml:space="preserve"> P</w:delText>
        </w:r>
        <w:r w:rsidR="005B29AD" w:rsidRPr="15A6E916" w:rsidDel="00B41C36">
          <w:rPr>
            <w:b/>
            <w:bCs/>
            <w:color w:val="000000"/>
          </w:rPr>
          <w:delText>T)</w:delText>
        </w:r>
      </w:del>
    </w:p>
    <w:p w14:paraId="2036173E" w14:textId="77777777" w:rsidR="00A97933" w:rsidRPr="0032711A" w:rsidRDefault="1E27DE45" w:rsidP="1E27DE45">
      <w:pPr>
        <w:spacing w:before="40" w:after="80"/>
        <w:rPr>
          <w:rFonts w:eastAsia="Times"/>
          <w:color w:val="000000" w:themeColor="text1"/>
        </w:rPr>
      </w:pPr>
      <w:r w:rsidRPr="1E27DE45">
        <w:rPr>
          <w:rFonts w:eastAsia="Times"/>
          <w:color w:val="000000" w:themeColor="text1"/>
        </w:rPr>
        <w:t>Learning Objective: (#3) Describe OM discipline and essential concepts to different audiences (such as healthcare professionals in different disciplines and patients/families).</w:t>
      </w:r>
    </w:p>
    <w:p w14:paraId="56265C12" w14:textId="77777777" w:rsidR="00A97933" w:rsidRDefault="1E27DE45" w:rsidP="1E27DE45">
      <w:pPr>
        <w:spacing w:before="40" w:after="80"/>
        <w:rPr>
          <w:rFonts w:eastAsia="Times"/>
          <w:color w:val="000000" w:themeColor="text1"/>
        </w:rPr>
      </w:pPr>
      <w:r w:rsidRPr="1E27DE45">
        <w:rPr>
          <w:rFonts w:eastAsia="Times"/>
          <w:color w:val="000000" w:themeColor="text1"/>
        </w:rPr>
        <w:t>Learning Objective: (#4) Communicate with other health care professionals in biomedical terms appropriate for an OM practitioner.</w:t>
      </w:r>
    </w:p>
    <w:p w14:paraId="18A7015F" w14:textId="77777777" w:rsidR="00CE7A28" w:rsidRDefault="00CE7A28" w:rsidP="00A97933">
      <w:pPr>
        <w:spacing w:before="40" w:after="80"/>
        <w:rPr>
          <w:rFonts w:eastAsia="Times"/>
          <w:color w:val="000000"/>
          <w:szCs w:val="20"/>
        </w:rPr>
      </w:pPr>
    </w:p>
    <w:p w14:paraId="59EC6364" w14:textId="77777777" w:rsidR="00CE7A28" w:rsidRDefault="1E27DE45" w:rsidP="1E27DE45">
      <w:pPr>
        <w:pStyle w:val="BodyText"/>
        <w:spacing w:line="248" w:lineRule="auto"/>
        <w:ind w:left="839" w:right="1400"/>
        <w:rPr>
          <w:color w:val="000000" w:themeColor="text1"/>
        </w:rPr>
      </w:pPr>
      <w:r w:rsidRPr="1E27DE45">
        <w:rPr>
          <w:b/>
          <w:bCs/>
          <w:color w:val="000000" w:themeColor="text1"/>
        </w:rPr>
        <w:t>Discussion Forum #4</w:t>
      </w:r>
      <w:r w:rsidRPr="1E27DE45">
        <w:rPr>
          <w:color w:val="000000" w:themeColor="text1"/>
        </w:rPr>
        <w:t xml:space="preserve">: </w:t>
      </w:r>
      <w:r w:rsidRPr="1E27DE45">
        <w:rPr>
          <w:b/>
          <w:bCs/>
          <w:color w:val="000000" w:themeColor="text1"/>
        </w:rPr>
        <w:t>Professionalism</w:t>
      </w:r>
      <w:r w:rsidRPr="1E27DE45">
        <w:rPr>
          <w:color w:val="000000" w:themeColor="text1"/>
        </w:rPr>
        <w:t xml:space="preserve"> </w:t>
      </w:r>
    </w:p>
    <w:p w14:paraId="5CADD0EA" w14:textId="77777777" w:rsidR="00CE7A28" w:rsidRDefault="1C0729E3" w:rsidP="1C0729E3">
      <w:pPr>
        <w:pStyle w:val="BodyText"/>
        <w:spacing w:line="248" w:lineRule="auto"/>
        <w:ind w:left="839" w:right="1400"/>
        <w:rPr>
          <w:color w:val="000000" w:themeColor="text1"/>
        </w:rPr>
      </w:pPr>
      <w:r w:rsidRPr="1C0729E3">
        <w:rPr>
          <w:color w:val="000000" w:themeColor="text1"/>
        </w:rPr>
        <w:t>Conveying professionalism appropriate to your audience in your body language and physical presentation. What are ways you convey professionalism in your body language and physical presentation? (clothes, make up, fragrance)? How do you assess what is appropriate physical presentation in different settings?</w:t>
      </w:r>
    </w:p>
    <w:p w14:paraId="133475D4" w14:textId="77777777" w:rsidR="00E76153" w:rsidRPr="0032711A" w:rsidRDefault="1E27DE45" w:rsidP="1E27DE45">
      <w:pPr>
        <w:pStyle w:val="BodyText"/>
        <w:spacing w:line="250" w:lineRule="auto"/>
        <w:ind w:left="840" w:right="671"/>
        <w:rPr>
          <w:color w:val="000000" w:themeColor="text1"/>
        </w:rPr>
      </w:pPr>
      <w:r w:rsidRPr="1E27DE45">
        <w:rPr>
          <w:color w:val="000000" w:themeColor="text1"/>
        </w:rPr>
        <w:t>Respond to two of your colleagues’ posts along with an original post.</w:t>
      </w:r>
    </w:p>
    <w:p w14:paraId="5E99112B" w14:textId="77777777" w:rsidR="00CE7A28" w:rsidRPr="0032711A" w:rsidRDefault="00CE7A28" w:rsidP="00CE7A28">
      <w:pPr>
        <w:spacing w:before="40" w:after="80"/>
        <w:rPr>
          <w:rFonts w:eastAsia="Times"/>
          <w:b/>
          <w:color w:val="000000"/>
          <w:szCs w:val="20"/>
        </w:rPr>
      </w:pPr>
    </w:p>
    <w:p w14:paraId="31347F94" w14:textId="77777777" w:rsidR="00CE7A28" w:rsidRPr="0032711A" w:rsidRDefault="00CE7A28" w:rsidP="00CE7A28">
      <w:pPr>
        <w:spacing w:before="40" w:after="80"/>
        <w:rPr>
          <w:rFonts w:eastAsia="Times"/>
          <w:b/>
          <w:color w:val="000000"/>
          <w:szCs w:val="20"/>
        </w:rPr>
      </w:pPr>
    </w:p>
    <w:p w14:paraId="460F2C41" w14:textId="77777777" w:rsidR="00CE7A28" w:rsidRPr="00987518" w:rsidRDefault="1E27DE45" w:rsidP="1E27DE45">
      <w:pPr>
        <w:pStyle w:val="BodyText"/>
        <w:spacing w:before="13"/>
        <w:ind w:left="840" w:hanging="720"/>
        <w:rPr>
          <w:b/>
          <w:bCs/>
          <w:color w:val="000000" w:themeColor="text1"/>
        </w:rPr>
      </w:pPr>
      <w:r w:rsidRPr="1E27DE45">
        <w:rPr>
          <w:b/>
          <w:bCs/>
          <w:color w:val="000000" w:themeColor="text1"/>
        </w:rPr>
        <w:t xml:space="preserve">Report paper – </w:t>
      </w:r>
    </w:p>
    <w:p w14:paraId="4F218B22" w14:textId="77777777" w:rsidR="00CE7A28" w:rsidRPr="00987518" w:rsidRDefault="1C0729E3" w:rsidP="1C0729E3">
      <w:pPr>
        <w:pStyle w:val="BodyText"/>
        <w:spacing w:before="13"/>
        <w:ind w:left="840"/>
        <w:rPr>
          <w:b/>
          <w:bCs/>
          <w:color w:val="000000" w:themeColor="text1"/>
        </w:rPr>
      </w:pPr>
      <w:r w:rsidRPr="1C0729E3">
        <w:rPr>
          <w:color w:val="000000" w:themeColor="text1"/>
        </w:rPr>
        <w:t xml:space="preserve">Paper: Write a report that you could make to an MD explaining how you would treat a patient, giving description of patient, diagnosis (may use TCM and must use biomedical terms), the treatment principle/plan, prognosis, and expectations of relationship with MD. Rather than being a consult or progress report, this paper is a proposal to work together. </w:t>
      </w:r>
      <w:r w:rsidRPr="1C0729E3">
        <w:rPr>
          <w:b/>
          <w:bCs/>
          <w:color w:val="000000" w:themeColor="text1"/>
        </w:rPr>
        <w:t>Please refer to Moodle for full instructions.</w:t>
      </w:r>
    </w:p>
    <w:p w14:paraId="54E3892B" w14:textId="77777777" w:rsidR="00CE7A28" w:rsidRPr="0032711A" w:rsidRDefault="1C0729E3" w:rsidP="1C0729E3">
      <w:pPr>
        <w:pStyle w:val="BodyText"/>
        <w:spacing w:before="13"/>
        <w:ind w:left="840"/>
        <w:rPr>
          <w:color w:val="000000" w:themeColor="text1"/>
        </w:rPr>
      </w:pPr>
      <w:r w:rsidRPr="1C0729E3">
        <w:rPr>
          <w:color w:val="000000" w:themeColor="text1"/>
        </w:rPr>
        <w:t>*submit paper via assignment link in Moodle.</w:t>
      </w:r>
    </w:p>
    <w:p w14:paraId="38120D17" w14:textId="77777777" w:rsidR="00A97933" w:rsidRPr="0032711A" w:rsidRDefault="00A97933" w:rsidP="00A97933">
      <w:pPr>
        <w:spacing w:before="40" w:after="80"/>
        <w:rPr>
          <w:rFonts w:eastAsia="Times"/>
          <w:b/>
          <w:color w:val="000000"/>
          <w:szCs w:val="20"/>
        </w:rPr>
      </w:pPr>
    </w:p>
    <w:tbl>
      <w:tblPr>
        <w:tblStyle w:val="TableGrid"/>
        <w:tblW w:w="0" w:type="auto"/>
        <w:tblInd w:w="-90" w:type="dxa"/>
        <w:tblLook w:val="04A0" w:firstRow="1" w:lastRow="0" w:firstColumn="1" w:lastColumn="0" w:noHBand="0" w:noVBand="1"/>
      </w:tblPr>
      <w:tblGrid>
        <w:gridCol w:w="4230"/>
        <w:gridCol w:w="6650"/>
      </w:tblGrid>
      <w:tr w:rsidR="00B41C36" w14:paraId="103BA4C9" w14:textId="77777777" w:rsidTr="00361C35">
        <w:trPr>
          <w:ins w:id="118" w:author="Miles Exner" w:date="2018-11-28T11:44:00Z"/>
        </w:trPr>
        <w:tc>
          <w:tcPr>
            <w:tcW w:w="4230" w:type="dxa"/>
            <w:tcBorders>
              <w:top w:val="nil"/>
              <w:left w:val="nil"/>
              <w:bottom w:val="nil"/>
              <w:right w:val="nil"/>
            </w:tcBorders>
          </w:tcPr>
          <w:p w14:paraId="278CF65C" w14:textId="77777777" w:rsidR="00B41C36" w:rsidRDefault="00B41C36" w:rsidP="00361C35">
            <w:pPr>
              <w:spacing w:before="40" w:after="80"/>
              <w:rPr>
                <w:ins w:id="119" w:author="Miles Exner" w:date="2018-11-28T11:44:00Z"/>
                <w:b/>
                <w:bCs/>
                <w:color w:val="000000"/>
              </w:rPr>
            </w:pPr>
            <w:ins w:id="120" w:author="Miles Exner" w:date="2018-11-28T11:44:00Z">
              <w:r>
                <w:rPr>
                  <w:b/>
                  <w:bCs/>
                  <w:color w:val="000000"/>
                </w:rPr>
                <w:t>Webinar #4</w:t>
              </w:r>
            </w:ins>
          </w:p>
        </w:tc>
        <w:tc>
          <w:tcPr>
            <w:tcW w:w="6650" w:type="dxa"/>
            <w:tcBorders>
              <w:top w:val="nil"/>
              <w:left w:val="nil"/>
              <w:bottom w:val="nil"/>
              <w:right w:val="nil"/>
            </w:tcBorders>
          </w:tcPr>
          <w:p w14:paraId="65D3FA71" w14:textId="77777777" w:rsidR="00B41C36" w:rsidRDefault="00B41C36" w:rsidP="00361C35">
            <w:pPr>
              <w:spacing w:before="40" w:after="80"/>
              <w:jc w:val="right"/>
              <w:rPr>
                <w:ins w:id="121" w:author="Miles Exner" w:date="2018-11-28T11:44:00Z"/>
                <w:b/>
                <w:bCs/>
                <w:color w:val="000000"/>
              </w:rPr>
            </w:pPr>
            <w:ins w:id="122" w:author="Miles Exner" w:date="2018-11-28T11:44:00Z">
              <w:r>
                <w:rPr>
                  <w:b/>
                  <w:color w:val="000000"/>
                  <w:szCs w:val="20"/>
                </w:rPr>
                <w:t>&lt;</w:t>
              </w:r>
              <w:r w:rsidRPr="004B0D76">
                <w:rPr>
                  <w:b/>
                  <w:color w:val="000000"/>
                  <w:szCs w:val="20"/>
                </w:rPr>
                <w:t>textClassDayOfWeek</w:t>
              </w:r>
              <w:r>
                <w:rPr>
                  <w:b/>
                  <w:color w:val="000000"/>
                  <w:szCs w:val="20"/>
                </w:rPr>
                <w:t>&gt; &lt;</w:t>
              </w:r>
              <w:r w:rsidRPr="004B0D76">
                <w:rPr>
                  <w:b/>
                  <w:bCs/>
                  <w:color w:val="000000"/>
                </w:rPr>
                <w:t>textClassDate</w:t>
              </w:r>
              <w:r>
                <w:rPr>
                  <w:b/>
                  <w:bCs/>
                  <w:color w:val="000000"/>
                </w:rPr>
                <w:t>&gt;</w:t>
              </w:r>
              <w:r w:rsidRPr="15A6E916">
                <w:rPr>
                  <w:b/>
                  <w:bCs/>
                  <w:color w:val="000000"/>
                </w:rPr>
                <w:t xml:space="preserve"> (</w:t>
              </w:r>
              <w:r>
                <w:rPr>
                  <w:b/>
                  <w:bCs/>
                  <w:color w:val="000000"/>
                </w:rPr>
                <w:t>&lt;</w:t>
              </w:r>
              <w:r w:rsidRPr="00B41C36">
                <w:rPr>
                  <w:b/>
                  <w:bCs/>
                  <w:color w:val="000000"/>
                </w:rPr>
                <w:t>textClassTime</w:t>
              </w:r>
              <w:r>
                <w:rPr>
                  <w:b/>
                  <w:bCs/>
                  <w:color w:val="000000"/>
                </w:rPr>
                <w:t>&gt;</w:t>
              </w:r>
              <w:r w:rsidRPr="15A6E916">
                <w:rPr>
                  <w:b/>
                  <w:bCs/>
                  <w:color w:val="000000"/>
                </w:rPr>
                <w:t>)</w:t>
              </w:r>
            </w:ins>
          </w:p>
        </w:tc>
      </w:tr>
    </w:tbl>
    <w:p w14:paraId="5B2D5D6D" w14:textId="77777777" w:rsidR="00A97933" w:rsidRPr="0032711A" w:rsidDel="00B41C36" w:rsidRDefault="00A97933" w:rsidP="15A6E916">
      <w:pPr>
        <w:spacing w:before="40" w:after="80"/>
        <w:rPr>
          <w:del w:id="123" w:author="Miles Exner" w:date="2018-11-28T11:44:00Z"/>
          <w:rFonts w:ascii="Times" w:eastAsia="Times" w:hAnsi="Times" w:cs="Times"/>
          <w:b/>
          <w:bCs/>
          <w:color w:val="000000" w:themeColor="text1"/>
        </w:rPr>
      </w:pPr>
      <w:del w:id="124" w:author="Miles Exner" w:date="2018-11-28T11:44:00Z">
        <w:r w:rsidRPr="15A6E916" w:rsidDel="00B41C36">
          <w:rPr>
            <w:b/>
            <w:bCs/>
            <w:color w:val="000000"/>
          </w:rPr>
          <w:delText xml:space="preserve">Webinar #4 </w:delText>
        </w:r>
        <w:r w:rsidRPr="0032711A" w:rsidDel="00B41C36">
          <w:rPr>
            <w:rFonts w:eastAsia="Times"/>
            <w:b/>
            <w:color w:val="000000"/>
            <w:szCs w:val="20"/>
          </w:rPr>
          <w:tab/>
        </w:r>
        <w:r w:rsidRPr="0032711A" w:rsidDel="00B41C36">
          <w:rPr>
            <w:rFonts w:eastAsia="Times"/>
            <w:b/>
            <w:color w:val="000000"/>
            <w:szCs w:val="20"/>
          </w:rPr>
          <w:tab/>
        </w:r>
        <w:r w:rsidRPr="0032711A" w:rsidDel="00B41C36">
          <w:rPr>
            <w:rFonts w:eastAsia="Times"/>
            <w:b/>
            <w:color w:val="000000"/>
            <w:szCs w:val="20"/>
          </w:rPr>
          <w:tab/>
        </w:r>
        <w:r w:rsidRPr="0032711A" w:rsidDel="00B41C36">
          <w:rPr>
            <w:rFonts w:eastAsia="Times"/>
            <w:b/>
            <w:color w:val="000000"/>
            <w:szCs w:val="20"/>
          </w:rPr>
          <w:tab/>
        </w:r>
        <w:r w:rsidRPr="0032711A" w:rsidDel="00B41C36">
          <w:rPr>
            <w:rFonts w:eastAsia="Times"/>
            <w:b/>
            <w:color w:val="000000"/>
            <w:szCs w:val="20"/>
          </w:rPr>
          <w:tab/>
        </w:r>
        <w:r w:rsidRPr="0032711A" w:rsidDel="00B41C36">
          <w:rPr>
            <w:rFonts w:eastAsia="Times"/>
            <w:b/>
            <w:color w:val="000000"/>
            <w:szCs w:val="20"/>
          </w:rPr>
          <w:tab/>
        </w:r>
        <w:r w:rsidRPr="0032711A" w:rsidDel="00B41C36">
          <w:rPr>
            <w:rFonts w:eastAsia="Times"/>
            <w:b/>
            <w:color w:val="000000"/>
            <w:szCs w:val="20"/>
          </w:rPr>
          <w:tab/>
        </w:r>
        <w:r w:rsidR="0066321B" w:rsidRPr="15A6E916" w:rsidDel="00B41C36">
          <w:rPr>
            <w:b/>
            <w:bCs/>
            <w:color w:val="000000"/>
          </w:rPr>
          <w:delText>Tuesday</w:delText>
        </w:r>
        <w:r w:rsidR="00D81F7A" w:rsidRPr="15A6E916" w:rsidDel="00B41C36">
          <w:rPr>
            <w:b/>
            <w:bCs/>
            <w:color w:val="000000"/>
          </w:rPr>
          <w:delText xml:space="preserve"> 9</w:delText>
        </w:r>
        <w:r w:rsidR="004A7480" w:rsidRPr="15A6E916" w:rsidDel="00B41C36">
          <w:rPr>
            <w:b/>
            <w:bCs/>
            <w:color w:val="000000"/>
          </w:rPr>
          <w:delText>/25</w:delText>
        </w:r>
        <w:r w:rsidR="00D81F7A" w:rsidRPr="15A6E916" w:rsidDel="00B41C36">
          <w:rPr>
            <w:b/>
            <w:bCs/>
            <w:color w:val="000000"/>
          </w:rPr>
          <w:delText>/2018</w:delText>
        </w:r>
      </w:del>
      <w:ins w:id="125" w:author="Heather Klein" w:date="2018-10-11T11:40:00Z">
        <w:del w:id="126" w:author="Miles Exner" w:date="2018-11-28T11:44:00Z">
          <w:r w:rsidR="00233A55" w:rsidDel="00B41C36">
            <w:rPr>
              <w:b/>
              <w:bCs/>
              <w:color w:val="000000"/>
            </w:rPr>
            <w:delText>1/29/2019</w:delText>
          </w:r>
        </w:del>
      </w:ins>
      <w:del w:id="127" w:author="Miles Exner" w:date="2018-11-28T11:44:00Z">
        <w:r w:rsidR="00D81F7A" w:rsidRPr="15A6E916" w:rsidDel="00B41C36">
          <w:rPr>
            <w:b/>
            <w:bCs/>
            <w:color w:val="000000"/>
          </w:rPr>
          <w:delText xml:space="preserve"> (</w:delText>
        </w:r>
        <w:r w:rsidR="007368CB" w:rsidRPr="15A6E916" w:rsidDel="00B41C36">
          <w:rPr>
            <w:b/>
            <w:bCs/>
            <w:color w:val="000000"/>
          </w:rPr>
          <w:delText>9:30am-1:0</w:delText>
        </w:r>
        <w:r w:rsidR="008711A0" w:rsidRPr="15A6E916" w:rsidDel="00B41C36">
          <w:rPr>
            <w:b/>
            <w:bCs/>
            <w:color w:val="000000"/>
          </w:rPr>
          <w:delText>0</w:delText>
        </w:r>
        <w:r w:rsidR="00DB3420" w:rsidRPr="15A6E916" w:rsidDel="00B41C36">
          <w:rPr>
            <w:b/>
            <w:bCs/>
            <w:color w:val="000000"/>
          </w:rPr>
          <w:delText>pm</w:delText>
        </w:r>
        <w:r w:rsidR="00CE7A28" w:rsidRPr="15A6E916" w:rsidDel="00B41C36">
          <w:rPr>
            <w:b/>
            <w:bCs/>
            <w:color w:val="000000"/>
          </w:rPr>
          <w:delText xml:space="preserve"> P</w:delText>
        </w:r>
        <w:r w:rsidR="00D81F7A" w:rsidRPr="15A6E916" w:rsidDel="00B41C36">
          <w:rPr>
            <w:b/>
            <w:bCs/>
            <w:color w:val="000000"/>
          </w:rPr>
          <w:delText>T)</w:delText>
        </w:r>
      </w:del>
    </w:p>
    <w:p w14:paraId="76661774" w14:textId="77777777" w:rsidR="00A97933" w:rsidRPr="0032711A" w:rsidRDefault="1E27DE45" w:rsidP="1E27DE45">
      <w:pPr>
        <w:spacing w:before="40" w:after="80"/>
        <w:rPr>
          <w:rFonts w:eastAsia="Times"/>
          <w:color w:val="000000" w:themeColor="text1"/>
        </w:rPr>
      </w:pPr>
      <w:r w:rsidRPr="1E27DE45">
        <w:rPr>
          <w:rFonts w:eastAsia="Times"/>
          <w:color w:val="000000" w:themeColor="text1"/>
        </w:rPr>
        <w:t>Learning Objective: (#3) Describe OM discipline and essential concepts to different audiences (such as healthcare professionals in different disciplines and patients/families).</w:t>
      </w:r>
    </w:p>
    <w:p w14:paraId="459EBCD2" w14:textId="77777777" w:rsidR="00A97933" w:rsidRPr="0032711A" w:rsidRDefault="1E27DE45" w:rsidP="1E27DE45">
      <w:pPr>
        <w:spacing w:before="40" w:after="80"/>
        <w:rPr>
          <w:rFonts w:eastAsia="Times"/>
          <w:color w:val="000000" w:themeColor="text1"/>
        </w:rPr>
      </w:pPr>
      <w:r w:rsidRPr="1E27DE45">
        <w:rPr>
          <w:rFonts w:eastAsia="Times"/>
          <w:color w:val="000000" w:themeColor="text1"/>
        </w:rPr>
        <w:t>Learning Objective: (#4) Communicate with other health care professionals in biomedical terms appropriate for an OM practitioner.</w:t>
      </w:r>
    </w:p>
    <w:p w14:paraId="75BE8B8B" w14:textId="77777777" w:rsidR="00EB6022" w:rsidRPr="0032711A" w:rsidRDefault="1E27DE45" w:rsidP="00EB6022">
      <w:pPr>
        <w:pStyle w:val="Heading1"/>
      </w:pPr>
      <w:r>
        <w:t>Technology Requirements</w:t>
      </w:r>
    </w:p>
    <w:p w14:paraId="29FC49BC" w14:textId="77777777" w:rsidR="00D65FC2" w:rsidRPr="0032711A" w:rsidRDefault="3E70AF71" w:rsidP="3E70AF71">
      <w:pPr>
        <w:pStyle w:val="BodyText"/>
        <w:rPr>
          <w:color w:val="000000" w:themeColor="text1"/>
        </w:rPr>
      </w:pPr>
      <w:r w:rsidRPr="3E70AF71">
        <w:rPr>
          <w:color w:val="000000" w:themeColor="text1"/>
        </w:rPr>
        <w:t xml:space="preserve">The college requires that all students have access to a computer, software applications, and an internet connection that meet certain specifications. These specifications are outlined in the PCOM catalog, which is available as a free download from the college’s website. Computers that meet these specifications are also available for use in the college library during normal hours of operation. Students are expected to have basic proficiency in the use of word processing software such as Microsoft® Word (including the ability to “track changes”), and presentation software such as PowerPoint®. Students should also be checking their PCOM email accounts on a daily basis to keep abreast of any course-related announcements. </w:t>
      </w:r>
    </w:p>
    <w:p w14:paraId="4EA57D0C" w14:textId="77777777" w:rsidR="00EB6022" w:rsidRPr="0032711A" w:rsidRDefault="1E27DE45" w:rsidP="00EB6022">
      <w:pPr>
        <w:pStyle w:val="Heading1"/>
      </w:pPr>
      <w:r>
        <w:t>Grading Standards</w:t>
      </w:r>
    </w:p>
    <w:p w14:paraId="3DBB27B3" w14:textId="77777777" w:rsidR="0032617A" w:rsidRPr="0032711A" w:rsidRDefault="005355F4" w:rsidP="1E27DE45">
      <w:pPr>
        <w:pStyle w:val="BodyText"/>
        <w:rPr>
          <w:b/>
          <w:bCs/>
          <w:color w:val="000000" w:themeColor="text1"/>
        </w:rPr>
      </w:pPr>
      <w:r w:rsidRPr="0032711A">
        <w:rPr>
          <w:b/>
          <w:bCs/>
          <w:color w:val="000000"/>
        </w:rPr>
        <w:t>A</w:t>
      </w:r>
      <w:r w:rsidR="0032617A" w:rsidRPr="0032711A">
        <w:rPr>
          <w:b/>
          <w:bCs/>
          <w:color w:val="000000"/>
        </w:rPr>
        <w:t xml:space="preserve"> = </w:t>
      </w:r>
      <w:r w:rsidR="0032617A" w:rsidRPr="1E27DE45">
        <w:rPr>
          <w:b/>
          <w:bCs/>
          <w:color w:val="000000"/>
        </w:rPr>
        <w:t>94-100%</w:t>
      </w:r>
      <w:r w:rsidR="0015082C" w:rsidRPr="0032711A">
        <w:rPr>
          <w:b/>
          <w:color w:val="000000"/>
        </w:rPr>
        <w:tab/>
      </w:r>
      <w:r w:rsidR="0032617A" w:rsidRPr="0032711A">
        <w:rPr>
          <w:b/>
          <w:bCs/>
          <w:color w:val="000000"/>
        </w:rPr>
        <w:t xml:space="preserve">A- = </w:t>
      </w:r>
      <w:r w:rsidR="0032617A" w:rsidRPr="1E27DE45">
        <w:rPr>
          <w:b/>
          <w:bCs/>
          <w:color w:val="000000"/>
        </w:rPr>
        <w:t>90-93%</w:t>
      </w:r>
      <w:r w:rsidR="0015082C" w:rsidRPr="0032711A">
        <w:rPr>
          <w:b/>
          <w:color w:val="000000"/>
        </w:rPr>
        <w:tab/>
      </w:r>
      <w:r w:rsidR="0032617A" w:rsidRPr="0032711A">
        <w:rPr>
          <w:b/>
          <w:bCs/>
          <w:color w:val="000000"/>
        </w:rPr>
        <w:t>B</w:t>
      </w:r>
      <w:r w:rsidRPr="1E27DE45">
        <w:rPr>
          <w:b/>
          <w:bCs/>
          <w:color w:val="000000"/>
        </w:rPr>
        <w:t>+ = 87-8</w:t>
      </w:r>
      <w:r w:rsidR="0032617A" w:rsidRPr="1E27DE45">
        <w:rPr>
          <w:b/>
          <w:bCs/>
          <w:color w:val="000000"/>
        </w:rPr>
        <w:t>9%</w:t>
      </w:r>
      <w:r w:rsidR="0015082C" w:rsidRPr="0032711A">
        <w:rPr>
          <w:b/>
          <w:color w:val="000000"/>
        </w:rPr>
        <w:tab/>
      </w:r>
      <w:r w:rsidR="0032617A" w:rsidRPr="0032711A">
        <w:rPr>
          <w:b/>
          <w:bCs/>
          <w:color w:val="000000"/>
        </w:rPr>
        <w:t xml:space="preserve">B = </w:t>
      </w:r>
      <w:r w:rsidR="0032617A" w:rsidRPr="1E27DE45">
        <w:rPr>
          <w:b/>
          <w:bCs/>
          <w:color w:val="000000"/>
        </w:rPr>
        <w:t>84-86%</w:t>
      </w:r>
      <w:r w:rsidR="0015082C" w:rsidRPr="0032711A">
        <w:rPr>
          <w:b/>
          <w:color w:val="000000"/>
        </w:rPr>
        <w:tab/>
      </w:r>
      <w:r w:rsidR="0032617A" w:rsidRPr="0032711A">
        <w:rPr>
          <w:b/>
          <w:bCs/>
          <w:color w:val="000000"/>
        </w:rPr>
        <w:t xml:space="preserve">B- </w:t>
      </w:r>
      <w:r w:rsidR="0032617A" w:rsidRPr="1E27DE45">
        <w:rPr>
          <w:b/>
          <w:bCs/>
          <w:color w:val="000000"/>
        </w:rPr>
        <w:t>= 80-83%</w:t>
      </w:r>
    </w:p>
    <w:p w14:paraId="4FEEDEE9" w14:textId="77777777" w:rsidR="005355F4" w:rsidRPr="0032711A" w:rsidRDefault="005355F4" w:rsidP="3E70AF71">
      <w:pPr>
        <w:pStyle w:val="BodyText"/>
        <w:rPr>
          <w:b/>
          <w:bCs/>
          <w:color w:val="000000" w:themeColor="text1"/>
        </w:rPr>
      </w:pPr>
      <w:r w:rsidRPr="0032711A">
        <w:rPr>
          <w:b/>
          <w:bCs/>
          <w:color w:val="000000"/>
        </w:rPr>
        <w:t>C</w:t>
      </w:r>
      <w:r w:rsidR="0032617A" w:rsidRPr="0032711A">
        <w:rPr>
          <w:b/>
          <w:bCs/>
          <w:color w:val="000000"/>
        </w:rPr>
        <w:t xml:space="preserve">+ = </w:t>
      </w:r>
      <w:r w:rsidR="0032617A" w:rsidRPr="1E27DE45">
        <w:rPr>
          <w:b/>
          <w:bCs/>
          <w:color w:val="000000"/>
        </w:rPr>
        <w:t>77-79%</w:t>
      </w:r>
      <w:r w:rsidR="0015082C" w:rsidRPr="0032711A">
        <w:rPr>
          <w:b/>
          <w:color w:val="000000"/>
        </w:rPr>
        <w:tab/>
      </w:r>
      <w:r w:rsidR="0032617A" w:rsidRPr="1E27DE45">
        <w:rPr>
          <w:b/>
          <w:bCs/>
          <w:color w:val="000000"/>
        </w:rPr>
        <w:t xml:space="preserve">C = </w:t>
      </w:r>
      <w:r w:rsidRPr="1E27DE45">
        <w:rPr>
          <w:b/>
          <w:bCs/>
          <w:color w:val="000000"/>
        </w:rPr>
        <w:t xml:space="preserve">70-76% </w:t>
      </w:r>
      <w:r w:rsidR="0015082C" w:rsidRPr="0032711A">
        <w:rPr>
          <w:b/>
          <w:color w:val="000000"/>
        </w:rPr>
        <w:tab/>
      </w:r>
      <w:r w:rsidRPr="0032711A">
        <w:rPr>
          <w:b/>
          <w:bCs/>
          <w:color w:val="000000"/>
        </w:rPr>
        <w:t>F</w:t>
      </w:r>
      <w:r w:rsidR="0032617A" w:rsidRPr="0032711A">
        <w:rPr>
          <w:b/>
          <w:bCs/>
          <w:color w:val="000000"/>
        </w:rPr>
        <w:t xml:space="preserve"> = </w:t>
      </w:r>
      <w:r w:rsidR="0032617A" w:rsidRPr="1E27DE45">
        <w:rPr>
          <w:b/>
          <w:bCs/>
          <w:color w:val="000000"/>
        </w:rPr>
        <w:t>69% or lower</w:t>
      </w:r>
      <w:r w:rsidR="0015082C" w:rsidRPr="0032711A">
        <w:rPr>
          <w:b/>
          <w:color w:val="000000"/>
        </w:rPr>
        <w:tab/>
      </w:r>
      <w:r w:rsidRPr="0032711A">
        <w:rPr>
          <w:b/>
          <w:bCs/>
          <w:color w:val="000000"/>
        </w:rPr>
        <w:t>I</w:t>
      </w:r>
      <w:r w:rsidR="0032617A" w:rsidRPr="0032711A">
        <w:rPr>
          <w:b/>
          <w:bCs/>
          <w:color w:val="000000"/>
        </w:rPr>
        <w:t xml:space="preserve"> = </w:t>
      </w:r>
      <w:r w:rsidRPr="1E27DE45">
        <w:rPr>
          <w:b/>
          <w:bCs/>
          <w:color w:val="000000"/>
        </w:rPr>
        <w:t xml:space="preserve">Incomplete </w:t>
      </w:r>
    </w:p>
    <w:p w14:paraId="19EA652B" w14:textId="77777777" w:rsidR="005355F4" w:rsidRPr="0032711A" w:rsidRDefault="1E27DE45" w:rsidP="1E27DE45">
      <w:pPr>
        <w:pStyle w:val="BodyText"/>
        <w:rPr>
          <w:color w:val="000000" w:themeColor="text1"/>
        </w:rPr>
      </w:pPr>
      <w:r w:rsidRPr="1E27DE45">
        <w:rPr>
          <w:color w:val="000000" w:themeColor="text1"/>
        </w:rPr>
        <w:t xml:space="preserve">The faculty of Pacific College has adopted the following descriptions of letter grades to supplement the numerical descriptions in the catalog: </w:t>
      </w:r>
    </w:p>
    <w:p w14:paraId="5037D1E6" w14:textId="77777777" w:rsidR="005355F4" w:rsidRPr="0032711A" w:rsidRDefault="3E70AF71" w:rsidP="3E70AF71">
      <w:pPr>
        <w:pStyle w:val="BodyText"/>
        <w:rPr>
          <w:color w:val="000000" w:themeColor="text1"/>
        </w:rPr>
      </w:pPr>
      <w:r w:rsidRPr="3E70AF71">
        <w:rPr>
          <w:color w:val="000000" w:themeColor="text1"/>
        </w:rPr>
        <w:t xml:space="preserve">An </w:t>
      </w:r>
      <w:r w:rsidRPr="3E70AF71">
        <w:rPr>
          <w:b/>
          <w:bCs/>
          <w:color w:val="000000" w:themeColor="text1"/>
        </w:rPr>
        <w:t>“A</w:t>
      </w:r>
      <w:r w:rsidRPr="3E70AF71">
        <w:rPr>
          <w:color w:val="000000" w:themeColor="text1"/>
        </w:rPr>
        <w:t xml:space="preserve">“ represents outstanding achievement. The student has met more than 90% of the course objectives. An </w:t>
      </w:r>
      <w:r w:rsidRPr="3E70AF71">
        <w:rPr>
          <w:b/>
          <w:bCs/>
          <w:color w:val="000000" w:themeColor="text1"/>
        </w:rPr>
        <w:t>“A” grade is only available for the highest, most exemplary accomplishments.</w:t>
      </w:r>
    </w:p>
    <w:p w14:paraId="087C5600" w14:textId="77777777" w:rsidR="005355F4" w:rsidRPr="0032711A" w:rsidRDefault="3E70AF71" w:rsidP="3E70AF71">
      <w:pPr>
        <w:pStyle w:val="BodyText"/>
        <w:rPr>
          <w:color w:val="000000" w:themeColor="text1"/>
        </w:rPr>
      </w:pPr>
      <w:r w:rsidRPr="3E70AF71">
        <w:rPr>
          <w:color w:val="000000" w:themeColor="text1"/>
        </w:rPr>
        <w:t>A “</w:t>
      </w:r>
      <w:r w:rsidRPr="3E70AF71">
        <w:rPr>
          <w:b/>
          <w:bCs/>
          <w:color w:val="000000" w:themeColor="text1"/>
        </w:rPr>
        <w:t>B</w:t>
      </w:r>
      <w:r w:rsidRPr="3E70AF71">
        <w:rPr>
          <w:color w:val="000000" w:themeColor="text1"/>
        </w:rPr>
        <w:t xml:space="preserve">” represents substantially acceptable performance. The student has met at least 80% of the course objectives, but the student may still need remedial work in order to fully meet the course objectives. Because all course objectives are important in this curriculum, some remediation (either by focused independent study or tutorial) is recommended before proceeding to more advanced courses. </w:t>
      </w:r>
    </w:p>
    <w:p w14:paraId="24FBF1A1" w14:textId="77777777" w:rsidR="00EB6022" w:rsidRPr="0032711A" w:rsidRDefault="1E27DE45" w:rsidP="1E27DE45">
      <w:pPr>
        <w:pStyle w:val="BodyText"/>
        <w:rPr>
          <w:color w:val="000000" w:themeColor="text1"/>
        </w:rPr>
      </w:pPr>
      <w:r w:rsidRPr="1E27DE45">
        <w:rPr>
          <w:color w:val="000000" w:themeColor="text1"/>
        </w:rPr>
        <w:t xml:space="preserve">A </w:t>
      </w:r>
      <w:r w:rsidRPr="1E27DE45">
        <w:rPr>
          <w:b/>
          <w:bCs/>
          <w:color w:val="000000" w:themeColor="text1"/>
        </w:rPr>
        <w:t>“C</w:t>
      </w:r>
      <w:r w:rsidRPr="1E27DE45">
        <w:rPr>
          <w:color w:val="000000" w:themeColor="text1"/>
        </w:rPr>
        <w:t>” is awarded for marginally satisfactory performance. The student may proceed to courses for which the completed course is a prerequisite, but remediation is strongly recommended. A “C” should be considered a warning grade; it is the college’s observation that “C” students are at risk of failure on comprehensive and state licensure exams.</w:t>
      </w:r>
    </w:p>
    <w:p w14:paraId="707166BB" w14:textId="77777777" w:rsidR="00EB6022" w:rsidRPr="0032711A" w:rsidRDefault="1E27DE45" w:rsidP="00EB6022">
      <w:pPr>
        <w:pStyle w:val="Heading1"/>
      </w:pPr>
      <w:r>
        <w:t>Authorization for a Grade of Incomplete (I)</w:t>
      </w:r>
    </w:p>
    <w:p w14:paraId="497F0B72" w14:textId="77777777" w:rsidR="00A97933" w:rsidRPr="0032711A" w:rsidRDefault="3E70AF71" w:rsidP="3E70AF71">
      <w:pPr>
        <w:pStyle w:val="BodyText"/>
        <w:rPr>
          <w:color w:val="000000" w:themeColor="text1"/>
        </w:rPr>
      </w:pPr>
      <w:r w:rsidRPr="3E70AF71">
        <w:rPr>
          <w:color w:val="000000" w:themeColor="text1"/>
        </w:rPr>
        <w:t xml:space="preserve">Any student seeking authorization for grade of “I” must first present a written petition to the Academic Dean. It is the responsibility of the student to bring pertinent information to the instructor and the Dean, and to reach an agreement on the means by which the remaining course requirements will be satisfied. An incomplete shall not be assigned when the only way a student can make up the work would be to attend a major portion of the course when the class is next offered. An “I” may not be assigned when the student’s course total is less that 70%. A student receiving an “I” must make up the specified deficiency and receive a grade by the end of the second week of the next semester. If not, the “I” automatically lapses to an “F” on the first day of the third week, and the course must be retaken at normal tuition rates. There are no extensions to this policy. It is the student’s responsibility to ascertain whether the instructor has delivered the final grade change to administration before the third week of the term begins. </w:t>
      </w:r>
    </w:p>
    <w:p w14:paraId="29E6E377" w14:textId="77777777" w:rsidR="00EB6022" w:rsidRPr="0032711A" w:rsidRDefault="1E27DE45" w:rsidP="00EB6022">
      <w:pPr>
        <w:pStyle w:val="Heading1"/>
      </w:pPr>
      <w:r>
        <w:t>Attendance</w:t>
      </w:r>
    </w:p>
    <w:p w14:paraId="19B117E9" w14:textId="77777777" w:rsidR="002B122D" w:rsidRPr="0032711A" w:rsidRDefault="1E27DE45" w:rsidP="1E27DE45">
      <w:pPr>
        <w:pStyle w:val="BodyText"/>
        <w:rPr>
          <w:color w:val="000000" w:themeColor="text1"/>
        </w:rPr>
      </w:pPr>
      <w:r w:rsidRPr="1E27DE45">
        <w:rPr>
          <w:color w:val="000000" w:themeColor="text1"/>
        </w:rPr>
        <w:t xml:space="preserve">The college’s policy on tardiness is as follows: </w:t>
      </w:r>
    </w:p>
    <w:p w14:paraId="39EF0AA7" w14:textId="77777777" w:rsidR="002B122D" w:rsidRPr="0032711A" w:rsidRDefault="1E27DE45" w:rsidP="1E27DE45">
      <w:pPr>
        <w:pStyle w:val="BodyText"/>
        <w:numPr>
          <w:ilvl w:val="0"/>
          <w:numId w:val="24"/>
        </w:numPr>
        <w:contextualSpacing/>
        <w:rPr>
          <w:color w:val="000000" w:themeColor="text1"/>
        </w:rPr>
      </w:pPr>
      <w:r w:rsidRPr="1E27DE45">
        <w:rPr>
          <w:color w:val="000000" w:themeColor="text1"/>
        </w:rPr>
        <w:t xml:space="preserve">Arriving 15 minutes late or leaving 15 minutes early = 1 tardy </w:t>
      </w:r>
    </w:p>
    <w:p w14:paraId="22788DAC" w14:textId="77777777" w:rsidR="002B122D" w:rsidRPr="0032711A" w:rsidRDefault="3E70AF71" w:rsidP="3E70AF71">
      <w:pPr>
        <w:pStyle w:val="BodyText"/>
        <w:numPr>
          <w:ilvl w:val="0"/>
          <w:numId w:val="24"/>
        </w:numPr>
        <w:contextualSpacing/>
        <w:rPr>
          <w:color w:val="000000" w:themeColor="text1"/>
        </w:rPr>
      </w:pPr>
      <w:r w:rsidRPr="3E70AF71">
        <w:rPr>
          <w:color w:val="000000" w:themeColor="text1"/>
        </w:rPr>
        <w:t xml:space="preserve">3 tardies = 1 absence </w:t>
      </w:r>
    </w:p>
    <w:p w14:paraId="05DFD3A2" w14:textId="77777777" w:rsidR="002B122D" w:rsidRPr="0032711A" w:rsidRDefault="1E27DE45" w:rsidP="1E27DE45">
      <w:pPr>
        <w:pStyle w:val="BodyText"/>
        <w:numPr>
          <w:ilvl w:val="0"/>
          <w:numId w:val="24"/>
        </w:numPr>
        <w:rPr>
          <w:color w:val="000000" w:themeColor="text1"/>
        </w:rPr>
      </w:pPr>
      <w:r w:rsidRPr="1E27DE45">
        <w:rPr>
          <w:color w:val="000000" w:themeColor="text1"/>
        </w:rPr>
        <w:t xml:space="preserve">Arriving 30 minutes late or leaving 30 minutes early = 1 absence </w:t>
      </w:r>
    </w:p>
    <w:p w14:paraId="76C6A0A6" w14:textId="77777777" w:rsidR="002B122D" w:rsidRPr="0032711A" w:rsidRDefault="1E27DE45" w:rsidP="1E27DE45">
      <w:pPr>
        <w:pStyle w:val="BodyText"/>
        <w:rPr>
          <w:color w:val="000000" w:themeColor="text1"/>
        </w:rPr>
      </w:pPr>
      <w:r w:rsidRPr="1E27DE45">
        <w:rPr>
          <w:color w:val="000000" w:themeColor="text1"/>
        </w:rPr>
        <w:t xml:space="preserve">The college’s policy on absences is as follows: </w:t>
      </w:r>
    </w:p>
    <w:p w14:paraId="3D0E065A" w14:textId="77777777" w:rsidR="002B122D" w:rsidRPr="0032711A" w:rsidRDefault="3E70AF71" w:rsidP="3E70AF71">
      <w:pPr>
        <w:pStyle w:val="BodyText"/>
        <w:rPr>
          <w:color w:val="000000" w:themeColor="text1"/>
        </w:rPr>
      </w:pPr>
      <w:r w:rsidRPr="3E70AF71">
        <w:rPr>
          <w:color w:val="000000" w:themeColor="text1"/>
        </w:rPr>
        <w:t xml:space="preserve">Students must attend at least 75% of the class hours scheduled in order to receive credit for a given academic course. Excessive absences, regardless of the reason for the absences, will result in a grade of “WF” (unless a grade of “I” has been approved). Students who receive a grade of “WF” must retake the course at normal tuition rates. </w:t>
      </w:r>
    </w:p>
    <w:p w14:paraId="5E1682E2" w14:textId="77777777" w:rsidR="002B122D" w:rsidRPr="0032711A" w:rsidRDefault="1E27DE45" w:rsidP="1E27DE45">
      <w:pPr>
        <w:pStyle w:val="BodyText"/>
        <w:rPr>
          <w:color w:val="000000" w:themeColor="text1"/>
        </w:rPr>
      </w:pPr>
      <w:r w:rsidRPr="1E27DE45">
        <w:rPr>
          <w:color w:val="000000" w:themeColor="text1"/>
        </w:rPr>
        <w:t xml:space="preserve">Class meetings take place as a combination of online webinars (30 hours) and discussion forums (15 hours). Students must be present at least 75% of both webinars and forums. </w:t>
      </w:r>
    </w:p>
    <w:p w14:paraId="20A8104A" w14:textId="77777777" w:rsidR="002B122D" w:rsidRPr="0032711A" w:rsidRDefault="3E70AF71" w:rsidP="3E70AF71">
      <w:pPr>
        <w:pStyle w:val="BodyText"/>
        <w:rPr>
          <w:color w:val="000000" w:themeColor="text1"/>
        </w:rPr>
      </w:pPr>
      <w:r w:rsidRPr="3E70AF71">
        <w:rPr>
          <w:color w:val="000000" w:themeColor="text1"/>
        </w:rPr>
        <w:t xml:space="preserve">In order to be marked present in a webinar, students are required to ensure the following: </w:t>
      </w:r>
    </w:p>
    <w:p w14:paraId="6A85A7D8" w14:textId="77777777" w:rsidR="002B122D" w:rsidRPr="0032711A" w:rsidRDefault="1E27DE45" w:rsidP="1E27DE45">
      <w:pPr>
        <w:pStyle w:val="BodyText"/>
        <w:numPr>
          <w:ilvl w:val="0"/>
          <w:numId w:val="25"/>
        </w:numPr>
        <w:contextualSpacing/>
        <w:rPr>
          <w:color w:val="000000" w:themeColor="text1"/>
        </w:rPr>
      </w:pPr>
      <w:r w:rsidRPr="1E27DE45">
        <w:rPr>
          <w:color w:val="000000" w:themeColor="text1"/>
        </w:rPr>
        <w:t xml:space="preserve">They must log in to the webinar using their full real name as it appears on their invoice </w:t>
      </w:r>
    </w:p>
    <w:p w14:paraId="2484F5D1" w14:textId="77777777" w:rsidR="002B122D" w:rsidRPr="0032711A" w:rsidRDefault="3E70AF71" w:rsidP="3E70AF71">
      <w:pPr>
        <w:pStyle w:val="BodyText"/>
        <w:numPr>
          <w:ilvl w:val="0"/>
          <w:numId w:val="25"/>
        </w:numPr>
        <w:contextualSpacing/>
        <w:rPr>
          <w:color w:val="000000" w:themeColor="text1"/>
        </w:rPr>
      </w:pPr>
      <w:r w:rsidRPr="3E70AF71">
        <w:rPr>
          <w:color w:val="000000" w:themeColor="text1"/>
        </w:rPr>
        <w:t xml:space="preserve">Their face must clearly visible on the webcam at all times </w:t>
      </w:r>
    </w:p>
    <w:p w14:paraId="1BD71F6E" w14:textId="77777777" w:rsidR="002B122D" w:rsidRPr="0032711A" w:rsidRDefault="3E70AF71" w:rsidP="3E70AF71">
      <w:pPr>
        <w:pStyle w:val="BodyText"/>
        <w:numPr>
          <w:ilvl w:val="0"/>
          <w:numId w:val="25"/>
        </w:numPr>
        <w:rPr>
          <w:color w:val="000000" w:themeColor="text1"/>
        </w:rPr>
      </w:pPr>
      <w:r w:rsidRPr="3E70AF71">
        <w:rPr>
          <w:color w:val="000000" w:themeColor="text1"/>
        </w:rPr>
        <w:t xml:space="preserve">Their webcam must be active and not paused at all times except class breaks </w:t>
      </w:r>
    </w:p>
    <w:p w14:paraId="26DD83E6" w14:textId="77777777" w:rsidR="002B122D" w:rsidRPr="0032711A" w:rsidRDefault="3E70AF71" w:rsidP="3E70AF71">
      <w:pPr>
        <w:pStyle w:val="BodyText"/>
        <w:rPr>
          <w:color w:val="000000" w:themeColor="text1"/>
        </w:rPr>
      </w:pPr>
      <w:r w:rsidRPr="3E70AF71">
        <w:rPr>
          <w:color w:val="000000" w:themeColor="text1"/>
        </w:rPr>
        <w:t xml:space="preserve">In order to be marked “present” for a forum, students are required to participate at a satisfactory level. The minimum requirements for satisfactory participation in online forums are described in the rubric or grading requirements for the forums. Please be aware that forums all receive individual grades. So, missing a forum is not advised, as you will lose points as well as be marked absent. </w:t>
      </w:r>
    </w:p>
    <w:p w14:paraId="1B19C63B" w14:textId="77777777" w:rsidR="002B122D" w:rsidRPr="0032711A" w:rsidRDefault="1E27DE45" w:rsidP="1E27DE45">
      <w:pPr>
        <w:pStyle w:val="BodyText"/>
        <w:rPr>
          <w:color w:val="000000" w:themeColor="text1"/>
        </w:rPr>
      </w:pPr>
      <w:r w:rsidRPr="1E27DE45">
        <w:rPr>
          <w:color w:val="000000" w:themeColor="text1"/>
        </w:rPr>
        <w:t xml:space="preserve">The Registrar will drop students from applicable Associate Internship, Internship, and DTD classes if, by the second week of the respective term, all sections of the required exams have not been passed. </w:t>
      </w:r>
    </w:p>
    <w:p w14:paraId="46D67756" w14:textId="77777777" w:rsidR="00EB6022" w:rsidRPr="0032711A" w:rsidRDefault="3E70AF71" w:rsidP="3E70AF71">
      <w:pPr>
        <w:pStyle w:val="BodyText"/>
        <w:rPr>
          <w:color w:val="000000" w:themeColor="text1"/>
        </w:rPr>
      </w:pPr>
      <w:r w:rsidRPr="3E70AF71">
        <w:rPr>
          <w:color w:val="000000" w:themeColor="text1"/>
        </w:rPr>
        <w:t>It is the student’s responsibility to stop attending courses for which they are not qualified. No credit and no refund will be granted for courses taken out of sequence whether or not the student was notified individually. To avoid any inconvenience or unnecessary cost, please make sure you are registered for and attending the correct courses. The Registrar or Academic Dean can provide official answers to related questions. Please do not hesitate to contact them if you have any questions.</w:t>
      </w:r>
    </w:p>
    <w:p w14:paraId="2CACF709" w14:textId="77777777" w:rsidR="00EB6022" w:rsidRPr="0032711A" w:rsidRDefault="1E27DE45" w:rsidP="00EB6022">
      <w:pPr>
        <w:pStyle w:val="Heading1"/>
      </w:pPr>
      <w:r>
        <w:t>Academic Integrity</w:t>
      </w:r>
    </w:p>
    <w:p w14:paraId="028DD11E" w14:textId="77777777" w:rsidR="00F81878" w:rsidRPr="0032711A" w:rsidRDefault="3E70AF71" w:rsidP="3E70AF71">
      <w:pPr>
        <w:pStyle w:val="BodyText"/>
        <w:rPr>
          <w:color w:val="000000" w:themeColor="text1"/>
        </w:rPr>
      </w:pPr>
      <w:r w:rsidRPr="3E70AF71">
        <w:rPr>
          <w:color w:val="000000" w:themeColor="text1"/>
        </w:rPr>
        <w:t xml:space="preserve">Students who cheat on course assessments exhibit a willful disregard for the ethical and professional conduct expected of aspiring practitioners. At minimum, the cheating offense will result in a one-semester suspension from the College with the violation noted on the student’s transcript; a repeat offense will lead to the student’s expulsion. Students must also ensure that they are submitting original work that is written or developed for their particular courses. The presentation of someone else’s ideas or work as one’s own is considered plagiarism and will result in a failing grade for the course. When submitting information that is not their own original research or accepted as common knowledge, students must cite the source of the information using American Psychological Association (APA) standards, unless a different formatting standard is requested by the course instructor. </w:t>
      </w:r>
    </w:p>
    <w:p w14:paraId="159C0BE5" w14:textId="77777777" w:rsidR="00F81878" w:rsidRPr="0032711A" w:rsidRDefault="1E27DE45" w:rsidP="1E27DE45">
      <w:pPr>
        <w:pStyle w:val="BodyText"/>
        <w:rPr>
          <w:color w:val="000000" w:themeColor="text1"/>
        </w:rPr>
      </w:pPr>
      <w:r w:rsidRPr="1E27DE45">
        <w:rPr>
          <w:color w:val="000000" w:themeColor="text1"/>
        </w:rPr>
        <w:t xml:space="preserve">Suggested websites for up-to-date APA formatting include: </w:t>
      </w:r>
    </w:p>
    <w:p w14:paraId="1E81192D" w14:textId="77777777" w:rsidR="00F81878" w:rsidRPr="0032711A" w:rsidRDefault="00F81878" w:rsidP="000477B0">
      <w:pPr>
        <w:pStyle w:val="BodyText"/>
        <w:contextualSpacing/>
        <w:rPr>
          <w:color w:val="000000"/>
          <w:u w:val="single"/>
        </w:rPr>
      </w:pPr>
      <w:r w:rsidRPr="0032711A">
        <w:rPr>
          <w:bCs/>
          <w:color w:val="000000"/>
          <w:u w:val="single"/>
        </w:rPr>
        <w:t xml:space="preserve">http://owl.english.purdue.edu/owl/section/2/10/ </w:t>
      </w:r>
    </w:p>
    <w:p w14:paraId="59AF9AAE" w14:textId="77777777" w:rsidR="00F81878" w:rsidRPr="0032711A" w:rsidRDefault="00F81878" w:rsidP="000477B0">
      <w:pPr>
        <w:pStyle w:val="BodyText"/>
        <w:contextualSpacing/>
        <w:rPr>
          <w:color w:val="000000"/>
          <w:u w:val="single"/>
        </w:rPr>
      </w:pPr>
      <w:r w:rsidRPr="0032711A">
        <w:rPr>
          <w:bCs/>
          <w:color w:val="000000"/>
          <w:u w:val="single"/>
        </w:rPr>
        <w:t>http://nova.campusguides.com/content.php?pid=114919&amp;sid=992685</w:t>
      </w:r>
      <w:r w:rsidRPr="0032711A">
        <w:rPr>
          <w:color w:val="000000"/>
          <w:u w:val="single"/>
        </w:rPr>
        <w:t xml:space="preserve"> </w:t>
      </w:r>
    </w:p>
    <w:p w14:paraId="40CDDC0E" w14:textId="77777777" w:rsidR="00F81878" w:rsidRPr="0032711A" w:rsidRDefault="00F81878" w:rsidP="00F81878">
      <w:pPr>
        <w:pStyle w:val="BodyText"/>
        <w:rPr>
          <w:color w:val="000000"/>
          <w:u w:val="single"/>
        </w:rPr>
      </w:pPr>
      <w:r w:rsidRPr="0032711A">
        <w:rPr>
          <w:bCs/>
          <w:color w:val="000000"/>
          <w:u w:val="single"/>
        </w:rPr>
        <w:t xml:space="preserve">http://en.wikipedia.org/wiki/APA_style </w:t>
      </w:r>
    </w:p>
    <w:p w14:paraId="347FCC92" w14:textId="77777777" w:rsidR="00F81878" w:rsidRPr="0032711A" w:rsidRDefault="1E27DE45" w:rsidP="1E27DE45">
      <w:pPr>
        <w:pStyle w:val="BodyText"/>
        <w:rPr>
          <w:color w:val="000000" w:themeColor="text1"/>
        </w:rPr>
      </w:pPr>
      <w:r w:rsidRPr="1E27DE45">
        <w:rPr>
          <w:color w:val="000000" w:themeColor="text1"/>
        </w:rPr>
        <w:t xml:space="preserve">A website providing helpful information concerning plagiarism: </w:t>
      </w:r>
    </w:p>
    <w:p w14:paraId="25D7BB75" w14:textId="77777777" w:rsidR="00F81878" w:rsidRPr="0032711A" w:rsidRDefault="00F81878" w:rsidP="00F81878">
      <w:pPr>
        <w:pStyle w:val="BodyText"/>
        <w:rPr>
          <w:color w:val="000000"/>
          <w:u w:val="single"/>
        </w:rPr>
      </w:pPr>
      <w:r w:rsidRPr="0032711A">
        <w:rPr>
          <w:bCs/>
          <w:color w:val="000000"/>
          <w:u w:val="single"/>
        </w:rPr>
        <w:t xml:space="preserve">http://www.indiana.edu/~wts/pamphlets/plagiarism.shtml </w:t>
      </w:r>
    </w:p>
    <w:p w14:paraId="603F36BE" w14:textId="77777777" w:rsidR="00F81878" w:rsidRPr="0032711A" w:rsidRDefault="1E27DE45" w:rsidP="1E27DE45">
      <w:pPr>
        <w:pStyle w:val="BodyText"/>
        <w:rPr>
          <w:color w:val="000000" w:themeColor="text1"/>
        </w:rPr>
      </w:pPr>
      <w:r w:rsidRPr="1E27DE45">
        <w:rPr>
          <w:color w:val="000000" w:themeColor="text1"/>
        </w:rPr>
        <w:t xml:space="preserve">Additional information concerning quoting, paraphrasing, and summarizing: </w:t>
      </w:r>
    </w:p>
    <w:p w14:paraId="7423FC8C" w14:textId="77777777" w:rsidR="00CB7BBC" w:rsidRPr="0032711A" w:rsidRDefault="00F81878" w:rsidP="00F81878">
      <w:pPr>
        <w:pStyle w:val="BodyText"/>
        <w:rPr>
          <w:color w:val="000000"/>
          <w:u w:val="single"/>
        </w:rPr>
      </w:pPr>
      <w:r w:rsidRPr="0032711A">
        <w:rPr>
          <w:bCs/>
          <w:color w:val="000000"/>
          <w:u w:val="single"/>
        </w:rPr>
        <w:t>http://owl.english.purdue.edu/handouts/research/r_quotprsum.html</w:t>
      </w:r>
      <w:r w:rsidR="00EB6022" w:rsidRPr="0032711A">
        <w:rPr>
          <w:color w:val="000000"/>
          <w:u w:val="single"/>
        </w:rPr>
        <w:t xml:space="preserve"> </w:t>
      </w:r>
    </w:p>
    <w:p w14:paraId="239C8BC9" w14:textId="77777777" w:rsidR="00CB7BBC" w:rsidRPr="0032711A" w:rsidRDefault="1E27DE45" w:rsidP="00CB7BBC">
      <w:pPr>
        <w:pStyle w:val="Heading1"/>
      </w:pPr>
      <w:r>
        <w:t>Online Etiquette (“Netiquette”)</w:t>
      </w:r>
    </w:p>
    <w:p w14:paraId="47AB5A7D" w14:textId="77777777" w:rsidR="00AC3E62" w:rsidRPr="0032711A" w:rsidRDefault="1E27DE45" w:rsidP="1E27DE45">
      <w:pPr>
        <w:pStyle w:val="BodyText"/>
        <w:rPr>
          <w:color w:val="000000" w:themeColor="text1"/>
        </w:rPr>
      </w:pPr>
      <w:r w:rsidRPr="1E27DE45">
        <w:rPr>
          <w:color w:val="000000" w:themeColor="text1"/>
        </w:rPr>
        <w:t xml:space="preserve">An increasing proportion of student-instructor and student-student communications are now taking place in the online environment, and many PCOM courses contain a significant online component. As online communications lack the context afforded by body language or tone of voice, students should choose their words carefully and avoid comments that could be misinterpreted as disrespectful or discriminatory. Students are also reminded not to write messages in all capital letters, as this is considered shouting in the online environment, and is an impolite form of communication. </w:t>
      </w:r>
    </w:p>
    <w:p w14:paraId="13BB374B" w14:textId="77777777" w:rsidR="00AC3E62" w:rsidRPr="0032711A" w:rsidRDefault="1E27DE45" w:rsidP="1E27DE45">
      <w:pPr>
        <w:rPr>
          <w:rFonts w:eastAsia="Times New Roman"/>
          <w:color w:val="000000" w:themeColor="text1"/>
        </w:rPr>
      </w:pPr>
      <w:r w:rsidRPr="1E27DE45">
        <w:rPr>
          <w:rFonts w:eastAsia="Times New Roman"/>
          <w:color w:val="000000" w:themeColor="text1"/>
        </w:rPr>
        <w:t>Students are reminded that the online chat box is solely for communication directly related to the class subject at hand. Personal communication or opinions unrelated to the class subject should be communicated through other media. Any online postings that distract other students should be avoided and may considered as grounds for disciplinary action.</w:t>
      </w:r>
    </w:p>
    <w:p w14:paraId="1044EF79" w14:textId="77777777" w:rsidR="00AC3E62" w:rsidRPr="0032711A" w:rsidRDefault="00AC3E62" w:rsidP="00FF52F7">
      <w:pPr>
        <w:pStyle w:val="BodyText"/>
        <w:rPr>
          <w:color w:val="000000"/>
        </w:rPr>
      </w:pPr>
    </w:p>
    <w:p w14:paraId="3FA3A36A" w14:textId="77777777" w:rsidR="00CB7BBC" w:rsidRPr="0032711A" w:rsidRDefault="1E27DE45" w:rsidP="00CB7BBC">
      <w:pPr>
        <w:pStyle w:val="Heading1"/>
      </w:pPr>
      <w:r>
        <w:t>Make-Up Assessments</w:t>
      </w:r>
    </w:p>
    <w:p w14:paraId="03C0E4AA" w14:textId="77777777" w:rsidR="00B54202" w:rsidRPr="0032711A" w:rsidRDefault="1E27DE45" w:rsidP="1E27DE45">
      <w:pPr>
        <w:pStyle w:val="BodyText"/>
        <w:rPr>
          <w:color w:val="000000" w:themeColor="text1"/>
        </w:rPr>
      </w:pPr>
      <w:r w:rsidRPr="1E27DE45">
        <w:rPr>
          <w:color w:val="000000" w:themeColor="text1"/>
        </w:rPr>
        <w:t xml:space="preserve">Students are not permitted to make up a missed exam, quiz, homework assignment, or any other course assessment unless they can provide documentation of “extenuating circumstances;” </w:t>
      </w:r>
    </w:p>
    <w:p w14:paraId="1A11085B" w14:textId="77777777" w:rsidR="00B54202" w:rsidRPr="0032711A" w:rsidRDefault="3E70AF71" w:rsidP="3E70AF71">
      <w:pPr>
        <w:pStyle w:val="BodyText"/>
        <w:numPr>
          <w:ilvl w:val="0"/>
          <w:numId w:val="20"/>
        </w:numPr>
        <w:contextualSpacing/>
        <w:rPr>
          <w:color w:val="000000" w:themeColor="text1"/>
        </w:rPr>
      </w:pPr>
      <w:r w:rsidRPr="3E70AF71">
        <w:rPr>
          <w:color w:val="000000" w:themeColor="text1"/>
        </w:rPr>
        <w:t xml:space="preserve">“Extenuating circumstances” are defined by Pacific College as serious illness, labor and delivery, a death in the family, military deployment, study abroad trips (with at least 1 month’s notice), and religious observances. Events other than those listed may be considered “extenuating circumstances” with the advanced consent of both the course instructor and the Academic Dean. </w:t>
      </w:r>
    </w:p>
    <w:p w14:paraId="1A7A402F" w14:textId="77777777" w:rsidR="00B54202" w:rsidRPr="0032711A" w:rsidRDefault="1E27DE45" w:rsidP="1E27DE45">
      <w:pPr>
        <w:pStyle w:val="BodyText"/>
        <w:numPr>
          <w:ilvl w:val="0"/>
          <w:numId w:val="20"/>
        </w:numPr>
        <w:contextualSpacing/>
        <w:rPr>
          <w:color w:val="000000" w:themeColor="text1"/>
        </w:rPr>
      </w:pPr>
      <w:r w:rsidRPr="1E27DE45">
        <w:rPr>
          <w:color w:val="000000" w:themeColor="text1"/>
        </w:rPr>
        <w:t xml:space="preserve">Make-up assessments must normally occur (or be submitted) within one week of the original date (or due date). A PCOM staff member or administrative officer will typically proctor make-up exams or quizzes, and students are normally required to pay a fee unless their absence was due to a religious observance; </w:t>
      </w:r>
    </w:p>
    <w:p w14:paraId="5EFD1C98" w14:textId="77777777" w:rsidR="00B54202" w:rsidRPr="0032711A" w:rsidRDefault="1E27DE45" w:rsidP="1E27DE45">
      <w:pPr>
        <w:pStyle w:val="BodyText"/>
        <w:numPr>
          <w:ilvl w:val="0"/>
          <w:numId w:val="20"/>
        </w:numPr>
        <w:contextualSpacing/>
        <w:rPr>
          <w:color w:val="000000" w:themeColor="text1"/>
        </w:rPr>
      </w:pPr>
      <w:r w:rsidRPr="1E27DE45">
        <w:rPr>
          <w:color w:val="000000" w:themeColor="text1"/>
        </w:rPr>
        <w:t xml:space="preserve">In the absence of timely documentation of “extenuating circumstances,” PCOM faculty will assign the student a failing grade for any missed assessment; </w:t>
      </w:r>
    </w:p>
    <w:p w14:paraId="2F3EE509" w14:textId="77777777" w:rsidR="00B54202" w:rsidRPr="0032711A" w:rsidRDefault="1E27DE45" w:rsidP="1E27DE45">
      <w:pPr>
        <w:pStyle w:val="BodyText"/>
        <w:numPr>
          <w:ilvl w:val="0"/>
          <w:numId w:val="20"/>
        </w:numPr>
        <w:rPr>
          <w:color w:val="000000" w:themeColor="text1"/>
        </w:rPr>
      </w:pPr>
      <w:r w:rsidRPr="1E27DE45">
        <w:rPr>
          <w:color w:val="000000" w:themeColor="text1"/>
        </w:rPr>
        <w:t xml:space="preserve">Students who frequently request make-up assessments will be required to meet with the Academic Dean and/or Student Advisor to explain their frequent absences. </w:t>
      </w:r>
    </w:p>
    <w:p w14:paraId="1AE560BD" w14:textId="77777777" w:rsidR="00B54202" w:rsidRPr="0032711A" w:rsidRDefault="1E27DE45" w:rsidP="1E27DE45">
      <w:pPr>
        <w:pStyle w:val="BodyText"/>
        <w:rPr>
          <w:color w:val="000000" w:themeColor="text1"/>
        </w:rPr>
      </w:pPr>
      <w:r w:rsidRPr="1E27DE45">
        <w:rPr>
          <w:b/>
          <w:bCs/>
          <w:color w:val="000000" w:themeColor="text1"/>
        </w:rPr>
        <w:t xml:space="preserve">Make-up Fees for Exams and Quizzes: </w:t>
      </w:r>
    </w:p>
    <w:p w14:paraId="6CBCFDA9" w14:textId="77777777" w:rsidR="00B54202" w:rsidRPr="0032711A" w:rsidRDefault="1E27DE45" w:rsidP="1E27DE45">
      <w:pPr>
        <w:pStyle w:val="BodyText"/>
        <w:numPr>
          <w:ilvl w:val="0"/>
          <w:numId w:val="21"/>
        </w:numPr>
        <w:contextualSpacing/>
        <w:rPr>
          <w:color w:val="000000" w:themeColor="text1"/>
        </w:rPr>
      </w:pPr>
      <w:r w:rsidRPr="1E27DE45">
        <w:rPr>
          <w:color w:val="000000" w:themeColor="text1"/>
        </w:rPr>
        <w:t>Written $50</w:t>
      </w:r>
    </w:p>
    <w:p w14:paraId="295C35C8" w14:textId="77777777" w:rsidR="00B54202" w:rsidRPr="0032711A" w:rsidRDefault="1E27DE45" w:rsidP="1E27DE45">
      <w:pPr>
        <w:pStyle w:val="BodyText"/>
        <w:numPr>
          <w:ilvl w:val="0"/>
          <w:numId w:val="21"/>
        </w:numPr>
        <w:contextualSpacing/>
        <w:rPr>
          <w:color w:val="000000" w:themeColor="text1"/>
        </w:rPr>
      </w:pPr>
      <w:r w:rsidRPr="1E27DE45">
        <w:rPr>
          <w:color w:val="000000" w:themeColor="text1"/>
        </w:rPr>
        <w:t>Practical $75</w:t>
      </w:r>
    </w:p>
    <w:p w14:paraId="5187F706" w14:textId="77777777" w:rsidR="00B16BE1" w:rsidRPr="0032711A" w:rsidRDefault="1E27DE45" w:rsidP="1E27DE45">
      <w:pPr>
        <w:pStyle w:val="BodyText"/>
        <w:numPr>
          <w:ilvl w:val="0"/>
          <w:numId w:val="21"/>
        </w:numPr>
        <w:rPr>
          <w:color w:val="000000" w:themeColor="text1"/>
        </w:rPr>
      </w:pPr>
      <w:r w:rsidRPr="1E27DE45">
        <w:rPr>
          <w:color w:val="000000" w:themeColor="text1"/>
        </w:rPr>
        <w:t xml:space="preserve">Combined written and practical $110 </w:t>
      </w:r>
    </w:p>
    <w:p w14:paraId="681C71F3" w14:textId="77777777" w:rsidR="00CB7BBC" w:rsidRPr="0032711A" w:rsidRDefault="1E27DE45" w:rsidP="00CB7BBC">
      <w:pPr>
        <w:pStyle w:val="Heading1"/>
      </w:pPr>
      <w:r>
        <w:t>Disability Support Services</w:t>
      </w:r>
    </w:p>
    <w:p w14:paraId="264C7023" w14:textId="77777777" w:rsidR="001221DF" w:rsidRPr="0032711A" w:rsidRDefault="19D75CA3" w:rsidP="19D75CA3">
      <w:pPr>
        <w:pStyle w:val="BodyText"/>
        <w:rPr>
          <w:color w:val="000000" w:themeColor="text1"/>
        </w:rPr>
      </w:pPr>
      <w:r w:rsidRPr="19D75CA3">
        <w:rPr>
          <w:color w:val="000000" w:themeColor="text1"/>
        </w:rPr>
        <w:t xml:space="preserve">The college provides assistance for students, faculty, staff, and patients with disabilities, and does not discriminate on the basis of disability in the admission or retention of students. Under the Americans with Disabilities Act of 1990 and Section 504 of the Rehabilitation Act of 1973, qualified persons with disabilities are entitled to reasonable accommodations to achieve nondiscriminatory access to programs, services, and activities at Pacific College. </w:t>
      </w:r>
    </w:p>
    <w:p w14:paraId="5D76C807" w14:textId="77777777" w:rsidR="001221DF" w:rsidRPr="0032711A" w:rsidRDefault="19D75CA3" w:rsidP="19D75CA3">
      <w:pPr>
        <w:pStyle w:val="BodyText"/>
        <w:rPr>
          <w:color w:val="000000" w:themeColor="text1"/>
        </w:rPr>
      </w:pPr>
      <w:r w:rsidRPr="19D75CA3">
        <w:rPr>
          <w:color w:val="000000" w:themeColor="text1"/>
        </w:rPr>
        <w:t xml:space="preserve">In order to request accommodations, a student must: </w:t>
      </w:r>
    </w:p>
    <w:p w14:paraId="30E4A22A" w14:textId="77777777" w:rsidR="001221DF" w:rsidRPr="0032711A" w:rsidRDefault="1E27DE45" w:rsidP="1E27DE45">
      <w:pPr>
        <w:pStyle w:val="BodyText"/>
        <w:numPr>
          <w:ilvl w:val="0"/>
          <w:numId w:val="19"/>
        </w:numPr>
        <w:contextualSpacing/>
        <w:rPr>
          <w:color w:val="000000" w:themeColor="text1"/>
        </w:rPr>
      </w:pPr>
      <w:r w:rsidRPr="1E27DE45">
        <w:rPr>
          <w:color w:val="000000" w:themeColor="text1"/>
        </w:rPr>
        <w:t xml:space="preserve">Document disability; </w:t>
      </w:r>
    </w:p>
    <w:p w14:paraId="4E2DF521" w14:textId="77777777" w:rsidR="001221DF" w:rsidRPr="0032711A" w:rsidRDefault="1E27DE45" w:rsidP="1E27DE45">
      <w:pPr>
        <w:pStyle w:val="BodyText"/>
        <w:numPr>
          <w:ilvl w:val="0"/>
          <w:numId w:val="19"/>
        </w:numPr>
        <w:contextualSpacing/>
        <w:rPr>
          <w:color w:val="000000" w:themeColor="text1"/>
        </w:rPr>
      </w:pPr>
      <w:r w:rsidRPr="1E27DE45">
        <w:rPr>
          <w:color w:val="000000" w:themeColor="text1"/>
        </w:rPr>
        <w:t xml:space="preserve">Document limitations; </w:t>
      </w:r>
    </w:p>
    <w:p w14:paraId="5421E4F4" w14:textId="77777777" w:rsidR="001221DF" w:rsidRPr="0032711A" w:rsidRDefault="1E27DE45" w:rsidP="1E27DE45">
      <w:pPr>
        <w:pStyle w:val="BodyText"/>
        <w:numPr>
          <w:ilvl w:val="0"/>
          <w:numId w:val="19"/>
        </w:numPr>
        <w:contextualSpacing/>
        <w:rPr>
          <w:color w:val="000000" w:themeColor="text1"/>
        </w:rPr>
      </w:pPr>
      <w:r w:rsidRPr="1E27DE45">
        <w:rPr>
          <w:color w:val="000000" w:themeColor="text1"/>
        </w:rPr>
        <w:t xml:space="preserve">Request specific accommodations in writing and make an appointment to discuss these requests; </w:t>
      </w:r>
    </w:p>
    <w:p w14:paraId="3359490C" w14:textId="77777777" w:rsidR="001221DF" w:rsidRPr="0032711A" w:rsidRDefault="1E27DE45" w:rsidP="1E27DE45">
      <w:pPr>
        <w:pStyle w:val="BodyText"/>
        <w:numPr>
          <w:ilvl w:val="0"/>
          <w:numId w:val="19"/>
        </w:numPr>
        <w:contextualSpacing/>
        <w:rPr>
          <w:color w:val="000000" w:themeColor="text1"/>
        </w:rPr>
      </w:pPr>
      <w:r w:rsidRPr="1E27DE45">
        <w:rPr>
          <w:color w:val="000000" w:themeColor="text1"/>
        </w:rPr>
        <w:t xml:space="preserve">Engage in dialogue with college representatives; </w:t>
      </w:r>
    </w:p>
    <w:p w14:paraId="03541420" w14:textId="77777777" w:rsidR="001221DF" w:rsidRPr="0032711A" w:rsidRDefault="1E27DE45" w:rsidP="1E27DE45">
      <w:pPr>
        <w:pStyle w:val="BodyText"/>
        <w:numPr>
          <w:ilvl w:val="0"/>
          <w:numId w:val="19"/>
        </w:numPr>
        <w:rPr>
          <w:color w:val="000000" w:themeColor="text1"/>
        </w:rPr>
      </w:pPr>
      <w:r w:rsidRPr="1E27DE45">
        <w:rPr>
          <w:color w:val="000000" w:themeColor="text1"/>
        </w:rPr>
        <w:t xml:space="preserve">Update requests as needed. </w:t>
      </w:r>
    </w:p>
    <w:p w14:paraId="4B94BD08" w14:textId="77777777" w:rsidR="00CB7BBC" w:rsidRPr="0032711A" w:rsidRDefault="1E27DE45" w:rsidP="1E27DE45">
      <w:pPr>
        <w:pStyle w:val="BodyText"/>
        <w:rPr>
          <w:color w:val="000000" w:themeColor="text1"/>
        </w:rPr>
      </w:pPr>
      <w:r w:rsidRPr="1E27DE45">
        <w:rPr>
          <w:color w:val="000000" w:themeColor="text1"/>
        </w:rPr>
        <w:t xml:space="preserve">For more information on Disability Support Services or to discuss your specific needs, please schedule an appointment with the Student Adviser or the Academic Dean. </w:t>
      </w:r>
    </w:p>
    <w:p w14:paraId="2424B899" w14:textId="77777777" w:rsidR="00CB7BBC" w:rsidRPr="0032711A" w:rsidRDefault="1E27DE45" w:rsidP="00CB7BBC">
      <w:pPr>
        <w:pStyle w:val="Heading1"/>
      </w:pPr>
      <w:r>
        <w:t>Student Resource Services</w:t>
      </w:r>
    </w:p>
    <w:p w14:paraId="2FCA8426" w14:textId="77777777" w:rsidR="00B52257" w:rsidRPr="0032711A" w:rsidRDefault="1E27DE45" w:rsidP="1E27DE45">
      <w:pPr>
        <w:pStyle w:val="BodyText"/>
        <w:rPr>
          <w:color w:val="000000" w:themeColor="text1"/>
        </w:rPr>
      </w:pPr>
      <w:r w:rsidRPr="1E27DE45">
        <w:rPr>
          <w:color w:val="000000" w:themeColor="text1"/>
        </w:rPr>
        <w:t xml:space="preserve">24 hours a day, 7 days a week, confidential support services are available to help Pacific College students work through any personal challenges that may be interfering with their academic success. </w:t>
      </w:r>
    </w:p>
    <w:p w14:paraId="073C72FC" w14:textId="77777777" w:rsidR="00B52257" w:rsidRPr="0032711A" w:rsidRDefault="1E27DE45" w:rsidP="1E27DE45">
      <w:pPr>
        <w:pStyle w:val="BodyText"/>
        <w:rPr>
          <w:color w:val="000000" w:themeColor="text1"/>
        </w:rPr>
      </w:pPr>
      <w:r w:rsidRPr="1E27DE45">
        <w:rPr>
          <w:color w:val="000000" w:themeColor="text1"/>
        </w:rPr>
        <w:t xml:space="preserve">Phone: 1-866-640-4777 </w:t>
      </w:r>
    </w:p>
    <w:p w14:paraId="3513E478" w14:textId="77777777" w:rsidR="00B52257" w:rsidRPr="0032711A" w:rsidRDefault="1E27DE45" w:rsidP="1E27DE45">
      <w:pPr>
        <w:pStyle w:val="BodyText"/>
        <w:rPr>
          <w:color w:val="000000" w:themeColor="text1"/>
        </w:rPr>
      </w:pPr>
      <w:r w:rsidRPr="1E27DE45">
        <w:rPr>
          <w:color w:val="000000" w:themeColor="text1"/>
        </w:rPr>
        <w:t xml:space="preserve">To register online: </w:t>
      </w:r>
    </w:p>
    <w:p w14:paraId="5730AEE7" w14:textId="77777777" w:rsidR="00B52257" w:rsidRPr="0032711A" w:rsidRDefault="1E27DE45" w:rsidP="1E27DE45">
      <w:pPr>
        <w:pStyle w:val="BodyText"/>
        <w:numPr>
          <w:ilvl w:val="0"/>
          <w:numId w:val="17"/>
        </w:numPr>
        <w:contextualSpacing/>
        <w:rPr>
          <w:color w:val="000000" w:themeColor="text1"/>
        </w:rPr>
      </w:pPr>
      <w:r w:rsidRPr="1E27DE45">
        <w:rPr>
          <w:color w:val="000000" w:themeColor="text1"/>
        </w:rPr>
        <w:t xml:space="preserve">Visit www.studentlifetools.com and go to the orange box titled “Student Life Tools Login.” Select “New Users Click Here to Register.” </w:t>
      </w:r>
    </w:p>
    <w:p w14:paraId="01B2AF8F" w14:textId="77777777" w:rsidR="00B52257" w:rsidRPr="0032711A" w:rsidRDefault="1E27DE45" w:rsidP="1E27DE45">
      <w:pPr>
        <w:pStyle w:val="BodyText"/>
        <w:numPr>
          <w:ilvl w:val="0"/>
          <w:numId w:val="17"/>
        </w:numPr>
        <w:contextualSpacing/>
        <w:rPr>
          <w:color w:val="000000" w:themeColor="text1"/>
        </w:rPr>
      </w:pPr>
      <w:r w:rsidRPr="1E27DE45">
        <w:rPr>
          <w:color w:val="000000" w:themeColor="text1"/>
        </w:rPr>
        <w:t xml:space="preserve">On the next screen, fill in your basic information. Use your school code to gain access to the site. Student Access Code: </w:t>
      </w:r>
      <w:r w:rsidRPr="1E27DE45">
        <w:rPr>
          <w:b/>
          <w:bCs/>
          <w:color w:val="000000" w:themeColor="text1"/>
        </w:rPr>
        <w:t xml:space="preserve">L357 </w:t>
      </w:r>
    </w:p>
    <w:p w14:paraId="3F05BA0C" w14:textId="77777777" w:rsidR="00B52257" w:rsidRPr="0032711A" w:rsidRDefault="1E27DE45" w:rsidP="1E27DE45">
      <w:pPr>
        <w:pStyle w:val="BodyText"/>
        <w:numPr>
          <w:ilvl w:val="0"/>
          <w:numId w:val="17"/>
        </w:numPr>
        <w:contextualSpacing/>
        <w:rPr>
          <w:color w:val="000000" w:themeColor="text1"/>
        </w:rPr>
      </w:pPr>
      <w:r w:rsidRPr="1E27DE45">
        <w:rPr>
          <w:color w:val="000000" w:themeColor="text1"/>
        </w:rPr>
        <w:t xml:space="preserve">On this page, you will be prompted to create a unique user ID &amp; password. </w:t>
      </w:r>
    </w:p>
    <w:p w14:paraId="59BF2192" w14:textId="77777777" w:rsidR="00B52257" w:rsidRPr="0032711A" w:rsidRDefault="1E27DE45" w:rsidP="1E27DE45">
      <w:pPr>
        <w:pStyle w:val="BodyText"/>
        <w:numPr>
          <w:ilvl w:val="0"/>
          <w:numId w:val="17"/>
        </w:numPr>
        <w:rPr>
          <w:color w:val="000000" w:themeColor="text1"/>
        </w:rPr>
      </w:pPr>
      <w:r w:rsidRPr="1E27DE45">
        <w:rPr>
          <w:color w:val="000000" w:themeColor="text1"/>
        </w:rPr>
        <w:t xml:space="preserve">Click register at the bottom. </w:t>
      </w:r>
    </w:p>
    <w:p w14:paraId="1477CC43" w14:textId="77777777" w:rsidR="00B52257" w:rsidRPr="0032711A" w:rsidRDefault="1E27DE45" w:rsidP="1E27DE45">
      <w:pPr>
        <w:pStyle w:val="BodyText"/>
        <w:rPr>
          <w:color w:val="000000" w:themeColor="text1"/>
        </w:rPr>
      </w:pPr>
      <w:r w:rsidRPr="1E27DE45">
        <w:rPr>
          <w:color w:val="000000" w:themeColor="text1"/>
        </w:rPr>
        <w:t xml:space="preserve">Support services include: </w:t>
      </w:r>
    </w:p>
    <w:p w14:paraId="52E3E13C" w14:textId="77777777" w:rsidR="00B52257" w:rsidRPr="0032711A" w:rsidRDefault="1E27DE45" w:rsidP="1E27DE45">
      <w:pPr>
        <w:pStyle w:val="BodyText"/>
        <w:numPr>
          <w:ilvl w:val="0"/>
          <w:numId w:val="18"/>
        </w:numPr>
        <w:contextualSpacing/>
        <w:rPr>
          <w:color w:val="000000" w:themeColor="text1"/>
        </w:rPr>
      </w:pPr>
      <w:r w:rsidRPr="1E27DE45">
        <w:rPr>
          <w:color w:val="000000" w:themeColor="text1"/>
        </w:rPr>
        <w:t xml:space="preserve">Immediate access to Masters-level counselors </w:t>
      </w:r>
    </w:p>
    <w:p w14:paraId="0B448BCC" w14:textId="77777777" w:rsidR="00B52257" w:rsidRPr="0032711A" w:rsidRDefault="1E27DE45" w:rsidP="1E27DE45">
      <w:pPr>
        <w:pStyle w:val="BodyText"/>
        <w:numPr>
          <w:ilvl w:val="0"/>
          <w:numId w:val="18"/>
        </w:numPr>
        <w:contextualSpacing/>
        <w:rPr>
          <w:color w:val="000000" w:themeColor="text1"/>
        </w:rPr>
      </w:pPr>
      <w:r w:rsidRPr="1E27DE45">
        <w:rPr>
          <w:color w:val="000000" w:themeColor="text1"/>
        </w:rPr>
        <w:t xml:space="preserve">A nationwide network of licensed providers for one-on-one counseling </w:t>
      </w:r>
    </w:p>
    <w:p w14:paraId="5FB3D225" w14:textId="77777777" w:rsidR="00B52257" w:rsidRPr="0032711A" w:rsidRDefault="1E27DE45" w:rsidP="1E27DE45">
      <w:pPr>
        <w:pStyle w:val="BodyText"/>
        <w:numPr>
          <w:ilvl w:val="0"/>
          <w:numId w:val="18"/>
        </w:numPr>
        <w:contextualSpacing/>
        <w:rPr>
          <w:color w:val="000000" w:themeColor="text1"/>
        </w:rPr>
      </w:pPr>
      <w:r w:rsidRPr="1E27DE45">
        <w:rPr>
          <w:color w:val="000000" w:themeColor="text1"/>
        </w:rPr>
        <w:t xml:space="preserve">Online self-help tools </w:t>
      </w:r>
    </w:p>
    <w:p w14:paraId="1091C8C2" w14:textId="77777777" w:rsidR="00B52257" w:rsidRPr="0032711A" w:rsidRDefault="1E27DE45" w:rsidP="1E27DE45">
      <w:pPr>
        <w:pStyle w:val="BodyText"/>
        <w:numPr>
          <w:ilvl w:val="0"/>
          <w:numId w:val="18"/>
        </w:numPr>
        <w:rPr>
          <w:color w:val="000000" w:themeColor="text1"/>
        </w:rPr>
      </w:pPr>
      <w:r w:rsidRPr="1E27DE45">
        <w:rPr>
          <w:color w:val="000000" w:themeColor="text1"/>
        </w:rPr>
        <w:t xml:space="preserve">Individualized assistance identifying up-to-date community-based agencies and organizations that can facilitate access to childcare, transportation and other daily living needs </w:t>
      </w:r>
    </w:p>
    <w:p w14:paraId="43CF82DB" w14:textId="77777777" w:rsidR="00CB7BBC" w:rsidRPr="0032711A" w:rsidRDefault="1E27DE45" w:rsidP="1E27DE45">
      <w:pPr>
        <w:pStyle w:val="BodyText"/>
        <w:rPr>
          <w:color w:val="000000" w:themeColor="text1"/>
        </w:rPr>
      </w:pPr>
      <w:r w:rsidRPr="1E27DE45">
        <w:rPr>
          <w:color w:val="000000" w:themeColor="text1"/>
        </w:rPr>
        <w:t>A specialist can be reached by telephone at any time of day (including weekends and holidays) so that students have access to around-the-clock support, whether at school or at home. One-on-one counseling is available on an as-needed basis. Common reasons why students reach out to Student Resource Services include (but are not limited to): feelings of stress related to school, family, or work; struggles with depression or anxiety; relationship issues; drug or alcohol problems; childcare concerns; or financial troubles.</w:t>
      </w:r>
    </w:p>
    <w:p w14:paraId="0ADBF73C" w14:textId="77777777" w:rsidR="00CB7BBC" w:rsidRPr="0032711A" w:rsidRDefault="1E27DE45" w:rsidP="00CB7BBC">
      <w:pPr>
        <w:pStyle w:val="Heading1"/>
      </w:pPr>
      <w:r>
        <w:t>Carnegie Units/Hours</w:t>
      </w:r>
    </w:p>
    <w:p w14:paraId="33A86CF3" w14:textId="77777777" w:rsidR="001A7D3B" w:rsidRPr="0032711A" w:rsidRDefault="1E27DE45" w:rsidP="1E27DE45">
      <w:pPr>
        <w:pStyle w:val="BodyText"/>
        <w:rPr>
          <w:color w:val="000000" w:themeColor="text1"/>
        </w:rPr>
      </w:pPr>
      <w:r w:rsidRPr="1E27DE45">
        <w:rPr>
          <w:color w:val="000000" w:themeColor="text1"/>
        </w:rPr>
        <w:t xml:space="preserve">The Carnegie unit formula applies to all for-credit courses offered by the college. This formula directly relates to instructional assignments, both in and out of class. The Carnegie formula requires two hours of outside work for every one-hour of in-class didactic instruction. For example, in a 3-unit class that meets three hours per week, students should expect to perform 6 hours of outside work. The following formulas are used to approximate the amount of time the average student will need to complete assignments: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8"/>
        <w:gridCol w:w="2070"/>
        <w:gridCol w:w="2700"/>
        <w:gridCol w:w="4608"/>
      </w:tblGrid>
      <w:tr w:rsidR="00A96883" w:rsidRPr="0032711A" w14:paraId="106EDACC" w14:textId="77777777" w:rsidTr="1E27DE45">
        <w:trPr>
          <w:trHeight w:val="288"/>
        </w:trPr>
        <w:tc>
          <w:tcPr>
            <w:tcW w:w="3708" w:type="dxa"/>
            <w:gridSpan w:val="2"/>
            <w:shd w:val="clear" w:color="auto" w:fill="297FD5"/>
            <w:vAlign w:val="center"/>
          </w:tcPr>
          <w:p w14:paraId="5F6869F0" w14:textId="77777777" w:rsidR="001A7D3B" w:rsidRPr="0032711A" w:rsidRDefault="1E27DE45" w:rsidP="1E27DE45">
            <w:pPr>
              <w:pStyle w:val="BodyText"/>
              <w:spacing w:after="0"/>
              <w:jc w:val="center"/>
              <w:rPr>
                <w:b/>
                <w:bCs/>
                <w:color w:val="000000" w:themeColor="text1"/>
              </w:rPr>
            </w:pPr>
            <w:r w:rsidRPr="1E27DE45">
              <w:rPr>
                <w:b/>
                <w:bCs/>
                <w:color w:val="000000" w:themeColor="text1"/>
              </w:rPr>
              <w:t>Reading Assignments</w:t>
            </w:r>
          </w:p>
        </w:tc>
        <w:tc>
          <w:tcPr>
            <w:tcW w:w="7308" w:type="dxa"/>
            <w:gridSpan w:val="2"/>
            <w:shd w:val="clear" w:color="auto" w:fill="297FD5"/>
            <w:vAlign w:val="center"/>
          </w:tcPr>
          <w:p w14:paraId="43B4F6DA" w14:textId="77777777" w:rsidR="001A7D3B" w:rsidRPr="0032711A" w:rsidRDefault="1E27DE45" w:rsidP="1E27DE45">
            <w:pPr>
              <w:pStyle w:val="BodyText"/>
              <w:spacing w:after="0"/>
              <w:jc w:val="center"/>
              <w:rPr>
                <w:b/>
                <w:bCs/>
                <w:color w:val="000000" w:themeColor="text1"/>
              </w:rPr>
            </w:pPr>
            <w:r w:rsidRPr="1E27DE45">
              <w:rPr>
                <w:b/>
                <w:bCs/>
                <w:color w:val="000000" w:themeColor="text1"/>
              </w:rPr>
              <w:t>Written Assignments</w:t>
            </w:r>
          </w:p>
        </w:tc>
      </w:tr>
      <w:tr w:rsidR="00A96883" w:rsidRPr="0032711A" w14:paraId="7FEC00B3" w14:textId="77777777" w:rsidTr="1E27DE45">
        <w:trPr>
          <w:trHeight w:val="288"/>
        </w:trPr>
        <w:tc>
          <w:tcPr>
            <w:tcW w:w="1638" w:type="dxa"/>
            <w:shd w:val="clear" w:color="auto" w:fill="ACCBF9"/>
            <w:vAlign w:val="center"/>
          </w:tcPr>
          <w:p w14:paraId="07CC702C" w14:textId="77777777" w:rsidR="001A7D3B" w:rsidRPr="0032711A" w:rsidRDefault="1E27DE45" w:rsidP="1E27DE45">
            <w:pPr>
              <w:pStyle w:val="BodyText"/>
              <w:spacing w:after="0"/>
              <w:jc w:val="center"/>
              <w:rPr>
                <w:b/>
                <w:bCs/>
                <w:color w:val="000000" w:themeColor="text1"/>
              </w:rPr>
            </w:pPr>
            <w:r w:rsidRPr="1E27DE45">
              <w:rPr>
                <w:b/>
                <w:bCs/>
                <w:color w:val="000000" w:themeColor="text1"/>
              </w:rPr>
              <w:t>Reading Level</w:t>
            </w:r>
          </w:p>
        </w:tc>
        <w:tc>
          <w:tcPr>
            <w:tcW w:w="2070" w:type="dxa"/>
            <w:shd w:val="clear" w:color="auto" w:fill="ACCBF9"/>
            <w:vAlign w:val="center"/>
          </w:tcPr>
          <w:p w14:paraId="48F7F3F8" w14:textId="77777777" w:rsidR="001A7D3B" w:rsidRPr="0032711A" w:rsidRDefault="1E27DE45" w:rsidP="1E27DE45">
            <w:pPr>
              <w:pStyle w:val="BodyText"/>
              <w:spacing w:after="0"/>
              <w:jc w:val="center"/>
              <w:rPr>
                <w:b/>
                <w:bCs/>
                <w:color w:val="000000" w:themeColor="text1"/>
              </w:rPr>
            </w:pPr>
            <w:r w:rsidRPr="1E27DE45">
              <w:rPr>
                <w:b/>
                <w:bCs/>
                <w:color w:val="000000" w:themeColor="text1"/>
              </w:rPr>
              <w:t>Hours/Pages Read</w:t>
            </w:r>
          </w:p>
        </w:tc>
        <w:tc>
          <w:tcPr>
            <w:tcW w:w="2700" w:type="dxa"/>
            <w:shd w:val="clear" w:color="auto" w:fill="ACCBF9"/>
            <w:vAlign w:val="center"/>
          </w:tcPr>
          <w:p w14:paraId="6B573C78" w14:textId="77777777" w:rsidR="001A7D3B" w:rsidRPr="0032711A" w:rsidRDefault="1E27DE45" w:rsidP="1E27DE45">
            <w:pPr>
              <w:pStyle w:val="BodyText"/>
              <w:spacing w:after="0"/>
              <w:jc w:val="center"/>
              <w:rPr>
                <w:b/>
                <w:bCs/>
                <w:color w:val="000000" w:themeColor="text1"/>
              </w:rPr>
            </w:pPr>
            <w:r w:rsidRPr="1E27DE45">
              <w:rPr>
                <w:b/>
                <w:bCs/>
                <w:color w:val="000000" w:themeColor="text1"/>
              </w:rPr>
              <w:t>Writing Level</w:t>
            </w:r>
          </w:p>
        </w:tc>
        <w:tc>
          <w:tcPr>
            <w:tcW w:w="4608" w:type="dxa"/>
            <w:shd w:val="clear" w:color="auto" w:fill="ACCBF9"/>
            <w:vAlign w:val="center"/>
          </w:tcPr>
          <w:p w14:paraId="0CB7BD76" w14:textId="77777777" w:rsidR="001A7D3B" w:rsidRPr="0032711A" w:rsidRDefault="1E27DE45" w:rsidP="1E27DE45">
            <w:pPr>
              <w:pStyle w:val="BodyText"/>
              <w:spacing w:after="0"/>
              <w:jc w:val="center"/>
              <w:rPr>
                <w:b/>
                <w:bCs/>
                <w:color w:val="000000" w:themeColor="text1"/>
              </w:rPr>
            </w:pPr>
            <w:r w:rsidRPr="1E27DE45">
              <w:rPr>
                <w:b/>
                <w:bCs/>
                <w:color w:val="000000" w:themeColor="text1"/>
              </w:rPr>
              <w:t>Hours/Pages Written</w:t>
            </w:r>
          </w:p>
        </w:tc>
      </w:tr>
      <w:tr w:rsidR="00A96883" w:rsidRPr="0032711A" w14:paraId="084DF8C3" w14:textId="77777777" w:rsidTr="1E27DE45">
        <w:trPr>
          <w:trHeight w:val="288"/>
        </w:trPr>
        <w:tc>
          <w:tcPr>
            <w:tcW w:w="1638" w:type="dxa"/>
            <w:shd w:val="clear" w:color="auto" w:fill="auto"/>
            <w:vAlign w:val="center"/>
          </w:tcPr>
          <w:p w14:paraId="1BE3D302" w14:textId="77777777" w:rsidR="001A7D3B" w:rsidRPr="0032711A" w:rsidRDefault="1E27DE45" w:rsidP="1E27DE45">
            <w:pPr>
              <w:pStyle w:val="BodyText"/>
              <w:spacing w:after="0"/>
              <w:jc w:val="center"/>
              <w:rPr>
                <w:color w:val="000000" w:themeColor="text1"/>
              </w:rPr>
            </w:pPr>
            <w:r w:rsidRPr="1E27DE45">
              <w:rPr>
                <w:color w:val="000000" w:themeColor="text1"/>
              </w:rPr>
              <w:t>Easy</w:t>
            </w:r>
          </w:p>
        </w:tc>
        <w:tc>
          <w:tcPr>
            <w:tcW w:w="2070" w:type="dxa"/>
            <w:shd w:val="clear" w:color="auto" w:fill="auto"/>
            <w:vAlign w:val="center"/>
          </w:tcPr>
          <w:p w14:paraId="0E22B07F" w14:textId="77777777" w:rsidR="001A7D3B" w:rsidRPr="0032711A" w:rsidRDefault="1E27DE45" w:rsidP="1E27DE45">
            <w:pPr>
              <w:pStyle w:val="BodyText"/>
              <w:spacing w:after="0"/>
              <w:jc w:val="center"/>
              <w:rPr>
                <w:color w:val="000000" w:themeColor="text1"/>
              </w:rPr>
            </w:pPr>
            <w:r w:rsidRPr="1E27DE45">
              <w:rPr>
                <w:color w:val="000000" w:themeColor="text1"/>
              </w:rPr>
              <w:t>1 hour / 30 pages</w:t>
            </w:r>
          </w:p>
        </w:tc>
        <w:tc>
          <w:tcPr>
            <w:tcW w:w="2700" w:type="dxa"/>
            <w:shd w:val="clear" w:color="auto" w:fill="auto"/>
            <w:vAlign w:val="center"/>
          </w:tcPr>
          <w:p w14:paraId="63D9B786" w14:textId="77777777" w:rsidR="001A7D3B" w:rsidRPr="0032711A" w:rsidRDefault="1E27DE45" w:rsidP="1E27DE45">
            <w:pPr>
              <w:pStyle w:val="BodyText"/>
              <w:spacing w:after="0"/>
              <w:jc w:val="center"/>
              <w:rPr>
                <w:color w:val="000000" w:themeColor="text1"/>
              </w:rPr>
            </w:pPr>
            <w:r w:rsidRPr="1E27DE45">
              <w:rPr>
                <w:color w:val="000000" w:themeColor="text1"/>
              </w:rPr>
              <w:t>Easy</w:t>
            </w:r>
          </w:p>
        </w:tc>
        <w:tc>
          <w:tcPr>
            <w:tcW w:w="4608" w:type="dxa"/>
            <w:shd w:val="clear" w:color="auto" w:fill="auto"/>
            <w:vAlign w:val="center"/>
          </w:tcPr>
          <w:p w14:paraId="32628325" w14:textId="77777777" w:rsidR="001A7D3B" w:rsidRPr="0032711A" w:rsidRDefault="1E27DE45" w:rsidP="1E27DE45">
            <w:pPr>
              <w:pStyle w:val="BodyText"/>
              <w:spacing w:after="0"/>
              <w:jc w:val="center"/>
              <w:rPr>
                <w:color w:val="000000" w:themeColor="text1"/>
              </w:rPr>
            </w:pPr>
            <w:r w:rsidRPr="1E27DE45">
              <w:rPr>
                <w:color w:val="000000" w:themeColor="text1"/>
              </w:rPr>
              <w:t>1 hour / 2 pages (500 Words)</w:t>
            </w:r>
          </w:p>
        </w:tc>
      </w:tr>
      <w:tr w:rsidR="00A96883" w:rsidRPr="0032711A" w14:paraId="48FD1B0F" w14:textId="77777777" w:rsidTr="1E27DE45">
        <w:trPr>
          <w:trHeight w:val="288"/>
        </w:trPr>
        <w:tc>
          <w:tcPr>
            <w:tcW w:w="1638" w:type="dxa"/>
            <w:shd w:val="clear" w:color="auto" w:fill="auto"/>
            <w:vAlign w:val="center"/>
          </w:tcPr>
          <w:p w14:paraId="324D0DE8" w14:textId="77777777" w:rsidR="001A7D3B" w:rsidRPr="0032711A" w:rsidRDefault="1E27DE45" w:rsidP="1E27DE45">
            <w:pPr>
              <w:pStyle w:val="BodyText"/>
              <w:spacing w:after="0"/>
              <w:jc w:val="center"/>
              <w:rPr>
                <w:color w:val="000000" w:themeColor="text1"/>
              </w:rPr>
            </w:pPr>
            <w:r w:rsidRPr="1E27DE45">
              <w:rPr>
                <w:color w:val="000000" w:themeColor="text1"/>
              </w:rPr>
              <w:t>Text</w:t>
            </w:r>
          </w:p>
        </w:tc>
        <w:tc>
          <w:tcPr>
            <w:tcW w:w="2070" w:type="dxa"/>
            <w:shd w:val="clear" w:color="auto" w:fill="auto"/>
            <w:vAlign w:val="center"/>
          </w:tcPr>
          <w:p w14:paraId="511B588B" w14:textId="77777777" w:rsidR="001A7D3B" w:rsidRPr="0032711A" w:rsidRDefault="1E27DE45" w:rsidP="1E27DE45">
            <w:pPr>
              <w:pStyle w:val="BodyText"/>
              <w:spacing w:after="0"/>
              <w:jc w:val="center"/>
              <w:rPr>
                <w:color w:val="000000" w:themeColor="text1"/>
              </w:rPr>
            </w:pPr>
            <w:r w:rsidRPr="1E27DE45">
              <w:rPr>
                <w:color w:val="000000" w:themeColor="text1"/>
              </w:rPr>
              <w:t>1 hour / 20 pages</w:t>
            </w:r>
          </w:p>
        </w:tc>
        <w:tc>
          <w:tcPr>
            <w:tcW w:w="2700" w:type="dxa"/>
            <w:shd w:val="clear" w:color="auto" w:fill="auto"/>
            <w:vAlign w:val="center"/>
          </w:tcPr>
          <w:p w14:paraId="2120AF7B" w14:textId="77777777" w:rsidR="001A7D3B" w:rsidRPr="0032711A" w:rsidRDefault="1E27DE45" w:rsidP="1E27DE45">
            <w:pPr>
              <w:pStyle w:val="BodyText"/>
              <w:spacing w:after="0"/>
              <w:jc w:val="center"/>
              <w:rPr>
                <w:color w:val="000000" w:themeColor="text1"/>
              </w:rPr>
            </w:pPr>
            <w:r w:rsidRPr="1E27DE45">
              <w:rPr>
                <w:color w:val="000000" w:themeColor="text1"/>
              </w:rPr>
              <w:t>Guided Response</w:t>
            </w:r>
          </w:p>
        </w:tc>
        <w:tc>
          <w:tcPr>
            <w:tcW w:w="4608" w:type="dxa"/>
            <w:shd w:val="clear" w:color="auto" w:fill="auto"/>
            <w:vAlign w:val="center"/>
          </w:tcPr>
          <w:p w14:paraId="7DF8B322" w14:textId="77777777" w:rsidR="001A7D3B" w:rsidRPr="0032711A" w:rsidRDefault="1E27DE45" w:rsidP="1E27DE45">
            <w:pPr>
              <w:pStyle w:val="BodyText"/>
              <w:spacing w:after="0"/>
              <w:jc w:val="center"/>
              <w:rPr>
                <w:color w:val="000000" w:themeColor="text1"/>
              </w:rPr>
            </w:pPr>
            <w:r w:rsidRPr="1E27DE45">
              <w:rPr>
                <w:color w:val="000000" w:themeColor="text1"/>
              </w:rPr>
              <w:t>1 hour / 1.5 pages (375 words)</w:t>
            </w:r>
          </w:p>
        </w:tc>
      </w:tr>
      <w:tr w:rsidR="00A96883" w:rsidRPr="0032711A" w14:paraId="620E7C51" w14:textId="77777777" w:rsidTr="1E27DE45">
        <w:trPr>
          <w:trHeight w:val="288"/>
        </w:trPr>
        <w:tc>
          <w:tcPr>
            <w:tcW w:w="1638" w:type="dxa"/>
            <w:shd w:val="clear" w:color="auto" w:fill="auto"/>
            <w:vAlign w:val="center"/>
          </w:tcPr>
          <w:p w14:paraId="3103E418" w14:textId="77777777" w:rsidR="001A7D3B" w:rsidRPr="0032711A" w:rsidRDefault="1E27DE45" w:rsidP="1E27DE45">
            <w:pPr>
              <w:pStyle w:val="BodyText"/>
              <w:spacing w:after="0"/>
              <w:jc w:val="center"/>
              <w:rPr>
                <w:color w:val="000000" w:themeColor="text1"/>
              </w:rPr>
            </w:pPr>
            <w:r w:rsidRPr="1E27DE45">
              <w:rPr>
                <w:color w:val="000000" w:themeColor="text1"/>
              </w:rPr>
              <w:t>Technical</w:t>
            </w:r>
          </w:p>
        </w:tc>
        <w:tc>
          <w:tcPr>
            <w:tcW w:w="2070" w:type="dxa"/>
            <w:shd w:val="clear" w:color="auto" w:fill="auto"/>
            <w:vAlign w:val="center"/>
          </w:tcPr>
          <w:p w14:paraId="7D5237CB" w14:textId="77777777" w:rsidR="001A7D3B" w:rsidRPr="0032711A" w:rsidRDefault="1E27DE45" w:rsidP="1E27DE45">
            <w:pPr>
              <w:pStyle w:val="BodyText"/>
              <w:spacing w:after="0"/>
              <w:jc w:val="center"/>
              <w:rPr>
                <w:color w:val="000000" w:themeColor="text1"/>
              </w:rPr>
            </w:pPr>
            <w:r w:rsidRPr="1E27DE45">
              <w:rPr>
                <w:color w:val="000000" w:themeColor="text1"/>
              </w:rPr>
              <w:t>1 hour / 15 pages</w:t>
            </w:r>
          </w:p>
        </w:tc>
        <w:tc>
          <w:tcPr>
            <w:tcW w:w="2700" w:type="dxa"/>
            <w:shd w:val="clear" w:color="auto" w:fill="auto"/>
            <w:vAlign w:val="center"/>
          </w:tcPr>
          <w:p w14:paraId="56336719" w14:textId="77777777" w:rsidR="001A7D3B" w:rsidRPr="0032711A" w:rsidRDefault="1E27DE45" w:rsidP="1E27DE45">
            <w:pPr>
              <w:pStyle w:val="BodyText"/>
              <w:spacing w:after="0"/>
              <w:jc w:val="center"/>
              <w:rPr>
                <w:color w:val="000000" w:themeColor="text1"/>
              </w:rPr>
            </w:pPr>
            <w:r w:rsidRPr="1E27DE45">
              <w:rPr>
                <w:color w:val="000000" w:themeColor="text1"/>
              </w:rPr>
              <w:t>Research-Based</w:t>
            </w:r>
          </w:p>
        </w:tc>
        <w:tc>
          <w:tcPr>
            <w:tcW w:w="4608" w:type="dxa"/>
            <w:shd w:val="clear" w:color="auto" w:fill="auto"/>
            <w:vAlign w:val="center"/>
          </w:tcPr>
          <w:p w14:paraId="0D0709C5" w14:textId="77777777" w:rsidR="001A7D3B" w:rsidRPr="0032711A" w:rsidRDefault="1E27DE45" w:rsidP="1E27DE45">
            <w:pPr>
              <w:pStyle w:val="BodyText"/>
              <w:spacing w:after="0"/>
              <w:jc w:val="center"/>
              <w:rPr>
                <w:color w:val="000000" w:themeColor="text1"/>
              </w:rPr>
            </w:pPr>
            <w:r w:rsidRPr="1E27DE45">
              <w:rPr>
                <w:color w:val="000000" w:themeColor="text1"/>
              </w:rPr>
              <w:t>1 hour / 1.5 pages (375 words)</w:t>
            </w:r>
          </w:p>
        </w:tc>
      </w:tr>
      <w:tr w:rsidR="00A96883" w:rsidRPr="0032711A" w14:paraId="3EA0B657" w14:textId="77777777" w:rsidTr="1E27DE45">
        <w:trPr>
          <w:trHeight w:val="288"/>
        </w:trPr>
        <w:tc>
          <w:tcPr>
            <w:tcW w:w="1638" w:type="dxa"/>
            <w:shd w:val="clear" w:color="auto" w:fill="auto"/>
            <w:vAlign w:val="center"/>
          </w:tcPr>
          <w:p w14:paraId="60C420A4" w14:textId="77777777" w:rsidR="001A7D3B" w:rsidRPr="0032711A" w:rsidRDefault="1E27DE45" w:rsidP="1E27DE45">
            <w:pPr>
              <w:pStyle w:val="BodyText"/>
              <w:spacing w:after="0"/>
              <w:jc w:val="center"/>
              <w:rPr>
                <w:color w:val="000000" w:themeColor="text1"/>
              </w:rPr>
            </w:pPr>
            <w:r w:rsidRPr="1E27DE45">
              <w:rPr>
                <w:color w:val="000000" w:themeColor="text1"/>
              </w:rPr>
              <w:t>Graduate</w:t>
            </w:r>
          </w:p>
        </w:tc>
        <w:tc>
          <w:tcPr>
            <w:tcW w:w="2070" w:type="dxa"/>
            <w:shd w:val="clear" w:color="auto" w:fill="auto"/>
            <w:vAlign w:val="center"/>
          </w:tcPr>
          <w:p w14:paraId="5F251F06" w14:textId="77777777" w:rsidR="001A7D3B" w:rsidRPr="0032711A" w:rsidRDefault="1E27DE45" w:rsidP="1E27DE45">
            <w:pPr>
              <w:pStyle w:val="BodyText"/>
              <w:spacing w:after="0"/>
              <w:jc w:val="center"/>
              <w:rPr>
                <w:color w:val="000000" w:themeColor="text1"/>
              </w:rPr>
            </w:pPr>
            <w:r w:rsidRPr="1E27DE45">
              <w:rPr>
                <w:color w:val="000000" w:themeColor="text1"/>
              </w:rPr>
              <w:t>1 hour / 15 pages</w:t>
            </w:r>
          </w:p>
        </w:tc>
        <w:tc>
          <w:tcPr>
            <w:tcW w:w="2700" w:type="dxa"/>
            <w:shd w:val="clear" w:color="auto" w:fill="auto"/>
            <w:vAlign w:val="center"/>
          </w:tcPr>
          <w:p w14:paraId="2E241527" w14:textId="77777777" w:rsidR="001A7D3B" w:rsidRPr="0032711A" w:rsidRDefault="1E27DE45" w:rsidP="1E27DE45">
            <w:pPr>
              <w:pStyle w:val="BodyText"/>
              <w:spacing w:after="0"/>
              <w:jc w:val="center"/>
              <w:rPr>
                <w:color w:val="000000" w:themeColor="text1"/>
              </w:rPr>
            </w:pPr>
            <w:r w:rsidRPr="1E27DE45">
              <w:rPr>
                <w:color w:val="000000" w:themeColor="text1"/>
              </w:rPr>
              <w:t>Analytical (Documented)</w:t>
            </w:r>
          </w:p>
        </w:tc>
        <w:tc>
          <w:tcPr>
            <w:tcW w:w="4608" w:type="dxa"/>
            <w:shd w:val="clear" w:color="auto" w:fill="auto"/>
            <w:vAlign w:val="center"/>
          </w:tcPr>
          <w:p w14:paraId="394C4931" w14:textId="77777777" w:rsidR="001A7D3B" w:rsidRPr="0032711A" w:rsidRDefault="1E27DE45" w:rsidP="1E27DE45">
            <w:pPr>
              <w:pStyle w:val="BodyText"/>
              <w:spacing w:after="0"/>
              <w:jc w:val="center"/>
              <w:rPr>
                <w:color w:val="000000" w:themeColor="text1"/>
              </w:rPr>
            </w:pPr>
            <w:r w:rsidRPr="1E27DE45">
              <w:rPr>
                <w:color w:val="000000" w:themeColor="text1"/>
              </w:rPr>
              <w:t>1 hour / 1 page (250 words)</w:t>
            </w:r>
          </w:p>
        </w:tc>
      </w:tr>
      <w:tr w:rsidR="00A96883" w:rsidRPr="0032711A" w14:paraId="04246F36" w14:textId="77777777" w:rsidTr="1E27DE45">
        <w:trPr>
          <w:trHeight w:val="288"/>
        </w:trPr>
        <w:tc>
          <w:tcPr>
            <w:tcW w:w="1638" w:type="dxa"/>
            <w:shd w:val="clear" w:color="auto" w:fill="auto"/>
            <w:vAlign w:val="center"/>
          </w:tcPr>
          <w:p w14:paraId="368003C5" w14:textId="77777777" w:rsidR="001A7D3B" w:rsidRPr="0032711A" w:rsidRDefault="001A7D3B" w:rsidP="005E1635">
            <w:pPr>
              <w:pStyle w:val="BodyText"/>
              <w:spacing w:after="0"/>
              <w:jc w:val="center"/>
              <w:rPr>
                <w:color w:val="000000"/>
              </w:rPr>
            </w:pPr>
          </w:p>
        </w:tc>
        <w:tc>
          <w:tcPr>
            <w:tcW w:w="2070" w:type="dxa"/>
            <w:shd w:val="clear" w:color="auto" w:fill="auto"/>
            <w:vAlign w:val="center"/>
          </w:tcPr>
          <w:p w14:paraId="681D6013" w14:textId="77777777" w:rsidR="001A7D3B" w:rsidRPr="0032711A" w:rsidRDefault="001A7D3B" w:rsidP="005E1635">
            <w:pPr>
              <w:pStyle w:val="BodyText"/>
              <w:spacing w:after="0"/>
              <w:jc w:val="center"/>
              <w:rPr>
                <w:color w:val="000000"/>
              </w:rPr>
            </w:pPr>
          </w:p>
        </w:tc>
        <w:tc>
          <w:tcPr>
            <w:tcW w:w="2700" w:type="dxa"/>
            <w:shd w:val="clear" w:color="auto" w:fill="auto"/>
            <w:vAlign w:val="center"/>
          </w:tcPr>
          <w:p w14:paraId="49FBABFE" w14:textId="77777777" w:rsidR="001A7D3B" w:rsidRPr="0032711A" w:rsidRDefault="1E27DE45" w:rsidP="1E27DE45">
            <w:pPr>
              <w:pStyle w:val="BodyText"/>
              <w:spacing w:after="0"/>
              <w:jc w:val="center"/>
              <w:rPr>
                <w:color w:val="000000" w:themeColor="text1"/>
              </w:rPr>
            </w:pPr>
            <w:r w:rsidRPr="1E27DE45">
              <w:rPr>
                <w:color w:val="000000" w:themeColor="text1"/>
              </w:rPr>
              <w:t>Original Research</w:t>
            </w:r>
          </w:p>
        </w:tc>
        <w:tc>
          <w:tcPr>
            <w:tcW w:w="4608" w:type="dxa"/>
            <w:shd w:val="clear" w:color="auto" w:fill="auto"/>
            <w:vAlign w:val="center"/>
          </w:tcPr>
          <w:p w14:paraId="5702091D" w14:textId="77777777" w:rsidR="001A7D3B" w:rsidRPr="0032711A" w:rsidRDefault="1E27DE45" w:rsidP="1E27DE45">
            <w:pPr>
              <w:pStyle w:val="BodyText"/>
              <w:spacing w:after="0"/>
              <w:jc w:val="center"/>
              <w:rPr>
                <w:color w:val="000000" w:themeColor="text1"/>
              </w:rPr>
            </w:pPr>
            <w:r w:rsidRPr="1E27DE45">
              <w:rPr>
                <w:color w:val="000000" w:themeColor="text1"/>
              </w:rPr>
              <w:t>1 hour / 1 page (250 words)</w:t>
            </w:r>
          </w:p>
        </w:tc>
      </w:tr>
      <w:tr w:rsidR="00A96883" w:rsidRPr="0032711A" w14:paraId="0F6A079C" w14:textId="77777777" w:rsidTr="1E27DE45">
        <w:trPr>
          <w:trHeight w:val="288"/>
        </w:trPr>
        <w:tc>
          <w:tcPr>
            <w:tcW w:w="1638" w:type="dxa"/>
            <w:shd w:val="clear" w:color="auto" w:fill="auto"/>
            <w:vAlign w:val="center"/>
          </w:tcPr>
          <w:p w14:paraId="04CB1DA6" w14:textId="77777777" w:rsidR="001A7D3B" w:rsidRPr="0032711A" w:rsidRDefault="001A7D3B" w:rsidP="005E1635">
            <w:pPr>
              <w:pStyle w:val="BodyText"/>
              <w:spacing w:after="0"/>
              <w:jc w:val="center"/>
              <w:rPr>
                <w:color w:val="000000"/>
              </w:rPr>
            </w:pPr>
          </w:p>
        </w:tc>
        <w:tc>
          <w:tcPr>
            <w:tcW w:w="2070" w:type="dxa"/>
            <w:shd w:val="clear" w:color="auto" w:fill="auto"/>
            <w:vAlign w:val="center"/>
          </w:tcPr>
          <w:p w14:paraId="7F3D112A" w14:textId="77777777" w:rsidR="001A7D3B" w:rsidRPr="0032711A" w:rsidRDefault="001A7D3B" w:rsidP="005E1635">
            <w:pPr>
              <w:pStyle w:val="BodyText"/>
              <w:spacing w:after="0"/>
              <w:jc w:val="center"/>
              <w:rPr>
                <w:color w:val="000000"/>
              </w:rPr>
            </w:pPr>
          </w:p>
        </w:tc>
        <w:tc>
          <w:tcPr>
            <w:tcW w:w="2700" w:type="dxa"/>
            <w:shd w:val="clear" w:color="auto" w:fill="auto"/>
            <w:vAlign w:val="center"/>
          </w:tcPr>
          <w:p w14:paraId="64C86A5F" w14:textId="77777777" w:rsidR="001A7D3B" w:rsidRPr="0032711A" w:rsidRDefault="1E27DE45" w:rsidP="1E27DE45">
            <w:pPr>
              <w:pStyle w:val="BodyText"/>
              <w:spacing w:after="0"/>
              <w:jc w:val="center"/>
              <w:rPr>
                <w:color w:val="000000" w:themeColor="text1"/>
              </w:rPr>
            </w:pPr>
            <w:r w:rsidRPr="1E27DE45">
              <w:rPr>
                <w:color w:val="000000" w:themeColor="text1"/>
              </w:rPr>
              <w:t>Other</w:t>
            </w:r>
          </w:p>
        </w:tc>
        <w:tc>
          <w:tcPr>
            <w:tcW w:w="4608" w:type="dxa"/>
            <w:shd w:val="clear" w:color="auto" w:fill="auto"/>
            <w:vAlign w:val="center"/>
          </w:tcPr>
          <w:p w14:paraId="77A5B0ED" w14:textId="77777777" w:rsidR="00F922B6" w:rsidRPr="0032711A" w:rsidRDefault="1E27DE45" w:rsidP="1E27DE45">
            <w:pPr>
              <w:pStyle w:val="BodyText"/>
              <w:spacing w:after="0"/>
              <w:jc w:val="center"/>
              <w:rPr>
                <w:color w:val="000000" w:themeColor="text1"/>
              </w:rPr>
            </w:pPr>
            <w:r w:rsidRPr="1E27DE45">
              <w:rPr>
                <w:color w:val="000000" w:themeColor="text1"/>
              </w:rPr>
              <w:t>If the assignment does not fall into any</w:t>
            </w:r>
          </w:p>
          <w:p w14:paraId="2A815BF3" w14:textId="77777777" w:rsidR="00F922B6" w:rsidRPr="0032711A" w:rsidRDefault="1E27DE45" w:rsidP="1E27DE45">
            <w:pPr>
              <w:pStyle w:val="BodyText"/>
              <w:spacing w:after="0"/>
              <w:jc w:val="center"/>
              <w:rPr>
                <w:color w:val="000000" w:themeColor="text1"/>
              </w:rPr>
            </w:pPr>
            <w:r w:rsidRPr="1E27DE45">
              <w:rPr>
                <w:color w:val="000000" w:themeColor="text1"/>
              </w:rPr>
              <w:t>of these categories, time is estimated</w:t>
            </w:r>
          </w:p>
          <w:p w14:paraId="3FB149D3" w14:textId="77777777" w:rsidR="001A7D3B" w:rsidRPr="0032711A" w:rsidRDefault="1E27DE45" w:rsidP="1E27DE45">
            <w:pPr>
              <w:pStyle w:val="BodyText"/>
              <w:spacing w:after="0"/>
              <w:jc w:val="center"/>
              <w:rPr>
                <w:color w:val="000000" w:themeColor="text1"/>
              </w:rPr>
            </w:pPr>
            <w:r w:rsidRPr="1E27DE45">
              <w:rPr>
                <w:color w:val="000000" w:themeColor="text1"/>
              </w:rPr>
              <w:t>based on the closest category.</w:t>
            </w:r>
          </w:p>
        </w:tc>
      </w:tr>
    </w:tbl>
    <w:p w14:paraId="71B2AAFC" w14:textId="77777777" w:rsidR="00CB7BBC" w:rsidRPr="0032711A" w:rsidRDefault="1E27DE45" w:rsidP="00CB7BBC">
      <w:pPr>
        <w:pStyle w:val="Heading1"/>
      </w:pPr>
      <w:r>
        <w:t>Library Resources</w:t>
      </w:r>
    </w:p>
    <w:p w14:paraId="6E56720A" w14:textId="77777777" w:rsidR="002A2EAA" w:rsidRPr="0032711A" w:rsidRDefault="1E27DE45" w:rsidP="1E27DE45">
      <w:pPr>
        <w:pStyle w:val="BodyText"/>
        <w:rPr>
          <w:color w:val="000000" w:themeColor="text1"/>
        </w:rPr>
      </w:pPr>
      <w:r w:rsidRPr="1E27DE45">
        <w:rPr>
          <w:color w:val="000000" w:themeColor="text1"/>
        </w:rPr>
        <w:t xml:space="preserve">E-resources at Pacific College of Oriental Medicine libraries are available to users on or off campus from the library’s web page. These e-resources include access to online full-text journals, databases with full-text articles, and e-book collections of textbooks. </w:t>
      </w:r>
    </w:p>
    <w:p w14:paraId="0561EA70" w14:textId="77777777" w:rsidR="002A2EAA" w:rsidRPr="0032711A" w:rsidRDefault="19D75CA3" w:rsidP="19D75CA3">
      <w:pPr>
        <w:pStyle w:val="BodyText"/>
        <w:rPr>
          <w:color w:val="000000" w:themeColor="text1"/>
        </w:rPr>
      </w:pPr>
      <w:r w:rsidRPr="19D75CA3">
        <w:rPr>
          <w:color w:val="000000" w:themeColor="text1"/>
        </w:rPr>
        <w:t xml:space="preserve">E-Books includes access to major publications in the Ebrary Academic Complete Collection and the OVID e-books of TCM. Ebrary has over 100,000 textbook titles on general education topics, as well as health sciences, massage therapy, and alternative &amp; integrative medicine. The OVID eBooks of TCM includes over 100 major books from the People’s Medical Publishing House. These collections are searchable by keyword, subject, title or author. For example, you can select a title, open the book, and view and select chapters to download, read, print, or study. The EBooks portal also includes online books from universities and publishers, and dissertation style guides. Off-campus access to proprietary systems such as Ebrary, OVID EBooks, ProQuest, and others requires a user login through MyPCOM, or access codes. </w:t>
      </w:r>
    </w:p>
    <w:p w14:paraId="186B8775" w14:textId="77777777" w:rsidR="00110DD2" w:rsidRPr="0032711A" w:rsidRDefault="1E27DE45" w:rsidP="1E27DE45">
      <w:pPr>
        <w:pStyle w:val="BodyText"/>
        <w:rPr>
          <w:color w:val="000000" w:themeColor="text1"/>
        </w:rPr>
      </w:pPr>
      <w:r w:rsidRPr="1E27DE45">
        <w:rPr>
          <w:color w:val="000000" w:themeColor="text1"/>
        </w:rPr>
        <w:t>Online tutorials for database searching include the PCOM Health Information Literacy tutorials, the online catalog, and the NLM Quick Tours section. Hands-on training is also available. The online catalog is open to public-access searching of printed and non-printed materials including books; journals; media such as CDs, DVDs, and videos; and anatomical models that can be borrowed or requested.</w:t>
      </w:r>
    </w:p>
    <w:p w14:paraId="703852E4" w14:textId="77777777" w:rsidR="00110DD2" w:rsidRPr="0032711A" w:rsidRDefault="00110DD2">
      <w:pPr>
        <w:rPr>
          <w:color w:val="000000"/>
        </w:rPr>
      </w:pPr>
    </w:p>
    <w:sectPr w:rsidR="00110DD2" w:rsidRPr="0032711A" w:rsidSect="005A1309">
      <w:headerReference w:type="default" r:id="rId21"/>
      <w:footerReference w:type="default" r:id="rId22"/>
      <w:headerReference w:type="first" r:id="rId23"/>
      <w:footerReference w:type="first" r:id="rId24"/>
      <w:pgSz w:w="12240" w:h="15840"/>
      <w:pgMar w:top="720" w:right="720" w:bottom="720" w:left="72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1" w:author="Sarah Poulin" w:date="2018-10-20T07:22:00Z" w:initials="SP">
    <w:p w14:paraId="586C5BA3" w14:textId="77777777" w:rsidR="2D596403" w:rsidRDefault="005A1309">
      <w:pPr>
        <w:pStyle w:val="CommentText"/>
      </w:pPr>
      <w:r>
        <w:t>For some reason, my</w:t>
      </w:r>
      <w:r w:rsidR="2D596403">
        <w:t xml:space="preserve"> old comment is sometimes showing up and sometimes not showing up when I scroll so I am going to post it twice just in case for this reason...thank you!!</w:t>
      </w:r>
      <w:r w:rsidR="2D596403">
        <w:annotationRef/>
      </w:r>
    </w:p>
    <w:p w14:paraId="5004669D" w14:textId="77777777" w:rsidR="2D596403" w:rsidRDefault="2D596403">
      <w:pPr>
        <w:pStyle w:val="CommentText"/>
      </w:pPr>
    </w:p>
    <w:p w14:paraId="53E16C2D" w14:textId="77777777" w:rsidR="2D596403" w:rsidRDefault="2D596403">
      <w:pPr>
        <w:pStyle w:val="CommentText"/>
      </w:pPr>
      <w:r>
        <w:t xml:space="preserve"> This is a dead link...wanted to make since their website has been updated a lot recently. </w:t>
      </w:r>
    </w:p>
    <w:p w14:paraId="09FFDDB5" w14:textId="77777777" w:rsidR="2D596403" w:rsidRDefault="2D596403">
      <w:pPr>
        <w:pStyle w:val="CommentText"/>
      </w:pPr>
    </w:p>
    <w:p w14:paraId="37E916B0" w14:textId="77777777" w:rsidR="2D596403" w:rsidRDefault="2D596403">
      <w:pPr>
        <w:pStyle w:val="CommentText"/>
      </w:pPr>
      <w:r>
        <w:t xml:space="preserve"> updated link for the PDF</w:t>
      </w:r>
    </w:p>
    <w:p w14:paraId="04181EAE" w14:textId="77777777" w:rsidR="2D596403" w:rsidRDefault="005A1309">
      <w:pPr>
        <w:pStyle w:val="CommentText"/>
      </w:pPr>
      <w:r>
        <w:t xml:space="preserve"> (now the original comment is showing up at the top of the syllabus for some reason….I can’t delete it so I will email you to clarify)</w:t>
      </w:r>
    </w:p>
    <w:p w14:paraId="2C5DAA4A" w14:textId="77777777" w:rsidR="2D596403" w:rsidRDefault="2D596403">
      <w:pPr>
        <w:pStyle w:val="CommentText"/>
      </w:pPr>
      <w:r>
        <w:t xml:space="preserve"> https://static1.squarespace.com/static/55861f1ae4b01ea9a58583a7/t/597bb31e914e6b7dd5beb083/1501279018792/2017+CEDR_final_071817.pdf</w:t>
      </w:r>
    </w:p>
    <w:p w14:paraId="205AB1C0" w14:textId="77777777" w:rsidR="2D596403" w:rsidRDefault="2D596403">
      <w:pPr>
        <w:pStyle w:val="CommentText"/>
      </w:pPr>
    </w:p>
    <w:p w14:paraId="5261D68F" w14:textId="77777777" w:rsidR="2D596403" w:rsidRDefault="2D596403">
      <w:pPr>
        <w:pStyle w:val="CommentText"/>
      </w:pPr>
      <w:r>
        <w:t xml:space="preserve"> Thank you!!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61D68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61D68F" w16cid:durableId="6379C1E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3C2595" w14:textId="77777777" w:rsidR="00982940" w:rsidRDefault="00982940">
      <w:r>
        <w:separator/>
      </w:r>
    </w:p>
  </w:endnote>
  <w:endnote w:type="continuationSeparator" w:id="0">
    <w:p w14:paraId="6C0F0ED3" w14:textId="77777777" w:rsidR="00982940" w:rsidRDefault="009829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icrosoft JhengHei">
    <w:panose1 w:val="020B0604030504040204"/>
    <w:charset w:val="88"/>
    <w:family w:val="swiss"/>
    <w:pitch w:val="variable"/>
    <w:sig w:usb0="000002A7" w:usb1="28CF4400" w:usb2="00000016" w:usb3="00000000" w:csb0="00100009"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A66ED" w14:textId="77777777" w:rsidR="00B26B27" w:rsidRDefault="00B26B27">
    <w:pPr>
      <w:pStyle w:val="Footer"/>
    </w:pPr>
    <w:r>
      <w:fldChar w:fldCharType="begin"/>
    </w:r>
    <w:r>
      <w:instrText xml:space="preserve"> Page </w:instrText>
    </w:r>
    <w:r>
      <w:fldChar w:fldCharType="separate"/>
    </w:r>
    <w:r w:rsidR="005A1309">
      <w:rPr>
        <w:noProof/>
      </w:rPr>
      <w:t>5</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F7842" w14:textId="77777777" w:rsidR="00EF3CFD" w:rsidRDefault="3E70AF71">
    <w:pPr>
      <w:pStyle w:val="Footer"/>
    </w:pPr>
    <w:r>
      <w:t>Winter 2019</w:t>
    </w:r>
  </w:p>
  <w:p w14:paraId="3A9536CC" w14:textId="77777777" w:rsidR="00B26B27" w:rsidRDefault="00B26B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2E2E94" w14:textId="77777777" w:rsidR="00982940" w:rsidRDefault="00982940">
      <w:r>
        <w:separator/>
      </w:r>
    </w:p>
  </w:footnote>
  <w:footnote w:type="continuationSeparator" w:id="0">
    <w:p w14:paraId="321FE07E" w14:textId="77777777" w:rsidR="00982940" w:rsidRDefault="009829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4A0" w:firstRow="1" w:lastRow="0" w:firstColumn="1" w:lastColumn="0" w:noHBand="0" w:noVBand="1"/>
    </w:tblPr>
    <w:tblGrid>
      <w:gridCol w:w="10800"/>
    </w:tblGrid>
    <w:tr w:rsidR="00B26B27" w:rsidRPr="005E1635" w14:paraId="11F0E6E7" w14:textId="77777777" w:rsidTr="1E27DE45">
      <w:trPr>
        <w:trHeight w:val="383"/>
      </w:trPr>
      <w:tc>
        <w:tcPr>
          <w:tcW w:w="10999" w:type="dxa"/>
          <w:vAlign w:val="center"/>
        </w:tcPr>
        <w:p w14:paraId="001071F8" w14:textId="77777777" w:rsidR="00B26B27" w:rsidRPr="005E1635" w:rsidRDefault="1E27DE45" w:rsidP="1E27DE45">
          <w:pPr>
            <w:jc w:val="right"/>
            <w:rPr>
              <w:color w:val="629DD1"/>
            </w:rPr>
          </w:pPr>
          <w:r w:rsidRPr="1E27DE45">
            <w:rPr>
              <w:color w:val="629DD1"/>
            </w:rPr>
            <w:t>INTER-PROFESSIONAL COMMUNICATION |POULIN</w:t>
          </w:r>
        </w:p>
      </w:tc>
    </w:tr>
  </w:tbl>
  <w:p w14:paraId="61D6DB0C" w14:textId="77777777" w:rsidR="00B26B27" w:rsidRDefault="00B26B2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4A0" w:firstRow="1" w:lastRow="0" w:firstColumn="1" w:lastColumn="0" w:noHBand="0" w:noVBand="1"/>
      <w:tblPrChange w:id="128" w:author="Sarah Poulin" w:date="2018-10-11T13:49:00Z">
        <w:tblPr>
          <w:tblW w:w="0" w:type="auto"/>
          <w:tblLook w:val="04A0" w:firstRow="1" w:lastRow="0" w:firstColumn="1" w:lastColumn="0" w:noHBand="0" w:noVBand="1"/>
        </w:tblPr>
      </w:tblPrChange>
    </w:tblPr>
    <w:tblGrid>
      <w:gridCol w:w="6054"/>
      <w:gridCol w:w="4746"/>
      <w:tblGridChange w:id="129">
        <w:tblGrid>
          <w:gridCol w:w="360"/>
          <w:gridCol w:w="360"/>
        </w:tblGrid>
      </w:tblGridChange>
    </w:tblGrid>
    <w:tr w:rsidR="00B26B27" w:rsidRPr="005E1635" w14:paraId="5E2C09C7" w14:textId="77777777" w:rsidTr="6037A343">
      <w:trPr>
        <w:trHeight w:val="1170"/>
      </w:trPr>
      <w:tc>
        <w:tcPr>
          <w:tcW w:w="6858" w:type="dxa"/>
          <w:vAlign w:val="center"/>
          <w:tcPrChange w:id="130" w:author="Sarah Poulin" w:date="2018-10-11T13:49:00Z">
            <w:tcPr>
              <w:tcW w:w="6858" w:type="dxa"/>
            </w:tcPr>
          </w:tcPrChange>
        </w:tcPr>
        <w:p w14:paraId="68D4064F" w14:textId="77777777" w:rsidR="00B26B27" w:rsidRPr="005E1635" w:rsidRDefault="1E27DE45">
          <w:pPr>
            <w:pStyle w:val="Title"/>
          </w:pPr>
          <w:r>
            <w:t>Inter-Professional Communication BU805</w:t>
          </w:r>
        </w:p>
        <w:p w14:paraId="2902E7C2" w14:textId="77777777" w:rsidR="00B26B27" w:rsidRPr="005E1635" w:rsidRDefault="3E70AF71" w:rsidP="008F6473">
          <w:pPr>
            <w:pStyle w:val="ContactDetails"/>
          </w:pPr>
          <w:del w:id="131" w:author="Miles Exner" w:date="2018-11-28T11:45:00Z">
            <w:r w:rsidDel="00B41C36">
              <w:delText>Sarah Poulin DACM, L.Ac.</w:delText>
            </w:r>
          </w:del>
          <w:ins w:id="132" w:author="Miles Exner" w:date="2018-11-28T11:45:00Z">
            <w:r w:rsidR="00B41C36">
              <w:t>&lt;</w:t>
            </w:r>
            <w:r w:rsidR="00B41C36" w:rsidRPr="00B41C36">
              <w:t>textTeacherName</w:t>
            </w:r>
            <w:r w:rsidR="00B41C36">
              <w:t>&gt;</w:t>
            </w:r>
          </w:ins>
          <w:r>
            <w:t xml:space="preserve"> | </w:t>
          </w:r>
          <w:ins w:id="133" w:author="Miles Exner" w:date="2018-11-28T11:46:00Z">
            <w:r w:rsidR="00B41C36">
              <w:t>&lt;</w:t>
            </w:r>
            <w:r w:rsidR="00B41C36" w:rsidRPr="00B41C36">
              <w:t>textTeacherEmail</w:t>
            </w:r>
            <w:r w:rsidR="00B41C36">
              <w:t>&gt;</w:t>
            </w:r>
          </w:ins>
          <w:del w:id="134" w:author="Miles Exner" w:date="2018-11-28T11:46:00Z">
            <w:r w:rsidDel="00B41C36">
              <w:delText>spoulin@pacificcollege.edu</w:delText>
            </w:r>
          </w:del>
          <w:r w:rsidR="00070D0D">
            <w:br/>
          </w:r>
          <w:ins w:id="135" w:author="Miles Exner" w:date="2018-11-28T11:46:00Z">
            <w:r w:rsidR="00B41C36">
              <w:t>&lt;</w:t>
            </w:r>
            <w:r w:rsidR="00B41C36" w:rsidRPr="00B41C36">
              <w:t>textShortName</w:t>
            </w:r>
          </w:ins>
          <w:del w:id="136" w:author="Miles Exner" w:date="2018-11-28T11:46:00Z">
            <w:r w:rsidDel="00B41C36">
              <w:delText xml:space="preserve">BU805.01 </w:delText>
            </w:r>
          </w:del>
          <w:ins w:id="137" w:author="Miles Exner" w:date="2018-11-28T11:46:00Z">
            <w:r w:rsidR="00B41C36">
              <w:t>&gt;</w:t>
            </w:r>
          </w:ins>
          <w:r>
            <w:t>| 1 Unit |14 Course Hours | Winter 2019</w:t>
          </w:r>
        </w:p>
      </w:tc>
      <w:tc>
        <w:tcPr>
          <w:tcW w:w="4158" w:type="dxa"/>
          <w:vAlign w:val="center"/>
          <w:tcPrChange w:id="138" w:author="Sarah Poulin" w:date="2018-10-11T13:49:00Z">
            <w:tcPr>
              <w:tcW w:w="4158" w:type="dxa"/>
            </w:tcPr>
          </w:tcPrChange>
        </w:tcPr>
        <w:p w14:paraId="6F81B5E5" w14:textId="77777777" w:rsidR="00B26B27" w:rsidRPr="005E1635" w:rsidRDefault="00363C17" w:rsidP="00860AD8">
          <w:pPr>
            <w:pStyle w:val="Initials"/>
            <w:jc w:val="left"/>
          </w:pPr>
          <w:r w:rsidRPr="00262D0E">
            <w:rPr>
              <w:noProof/>
            </w:rPr>
            <w:drawing>
              <wp:inline distT="0" distB="0" distL="0" distR="0" wp14:anchorId="57FC7CBC" wp14:editId="0C4A2A91">
                <wp:extent cx="2876550" cy="666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76550" cy="666750"/>
                        </a:xfrm>
                        <a:prstGeom prst="rect">
                          <a:avLst/>
                        </a:prstGeom>
                        <a:noFill/>
                        <a:ln>
                          <a:noFill/>
                        </a:ln>
                      </pic:spPr>
                    </pic:pic>
                  </a:graphicData>
                </a:graphic>
              </wp:inline>
            </w:drawing>
          </w:r>
        </w:p>
      </w:tc>
    </w:tr>
  </w:tbl>
  <w:p w14:paraId="5A7FED3C" w14:textId="77777777" w:rsidR="00B26B27" w:rsidRDefault="00B26B2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DAB38E8"/>
    <w:multiLevelType w:val="hybridMultilevel"/>
    <w:tmpl w:val="BDFFFF3A"/>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564FBE9"/>
    <w:multiLevelType w:val="hybridMultilevel"/>
    <w:tmpl w:val="71D15790"/>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74E3C29"/>
    <w:multiLevelType w:val="hybridMultilevel"/>
    <w:tmpl w:val="F9E5AC4A"/>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F7B3D81A"/>
    <w:multiLevelType w:val="hybridMultilevel"/>
    <w:tmpl w:val="0318CE20"/>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FFFFFF1D"/>
    <w:multiLevelType w:val="multilevel"/>
    <w:tmpl w:val="1F72D28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5" w15:restartNumberingAfterBreak="0">
    <w:nsid w:val="FFFFFF7C"/>
    <w:multiLevelType w:val="singleLevel"/>
    <w:tmpl w:val="8F86B22E"/>
    <w:lvl w:ilvl="0">
      <w:start w:val="1"/>
      <w:numFmt w:val="decimal"/>
      <w:pStyle w:val="ListNumber5"/>
      <w:lvlText w:val="%1."/>
      <w:lvlJc w:val="left"/>
      <w:pPr>
        <w:tabs>
          <w:tab w:val="num" w:pos="1800"/>
        </w:tabs>
        <w:ind w:left="1800" w:hanging="360"/>
      </w:pPr>
    </w:lvl>
  </w:abstractNum>
  <w:abstractNum w:abstractNumId="6" w15:restartNumberingAfterBreak="0">
    <w:nsid w:val="FFFFFF7D"/>
    <w:multiLevelType w:val="singleLevel"/>
    <w:tmpl w:val="4DF29B84"/>
    <w:lvl w:ilvl="0">
      <w:start w:val="1"/>
      <w:numFmt w:val="decimal"/>
      <w:pStyle w:val="ListNumber4"/>
      <w:lvlText w:val="%1."/>
      <w:lvlJc w:val="left"/>
      <w:pPr>
        <w:tabs>
          <w:tab w:val="num" w:pos="1440"/>
        </w:tabs>
        <w:ind w:left="1440" w:hanging="360"/>
      </w:pPr>
    </w:lvl>
  </w:abstractNum>
  <w:abstractNum w:abstractNumId="7" w15:restartNumberingAfterBreak="0">
    <w:nsid w:val="FFFFFF7E"/>
    <w:multiLevelType w:val="singleLevel"/>
    <w:tmpl w:val="D05E6172"/>
    <w:lvl w:ilvl="0">
      <w:start w:val="1"/>
      <w:numFmt w:val="decimal"/>
      <w:pStyle w:val="ListNumber3"/>
      <w:lvlText w:val="%1."/>
      <w:lvlJc w:val="left"/>
      <w:pPr>
        <w:tabs>
          <w:tab w:val="num" w:pos="1080"/>
        </w:tabs>
        <w:ind w:left="1080" w:hanging="360"/>
      </w:pPr>
    </w:lvl>
  </w:abstractNum>
  <w:abstractNum w:abstractNumId="8" w15:restartNumberingAfterBreak="0">
    <w:nsid w:val="FFFFFF7F"/>
    <w:multiLevelType w:val="singleLevel"/>
    <w:tmpl w:val="ACE2D0CC"/>
    <w:lvl w:ilvl="0">
      <w:start w:val="1"/>
      <w:numFmt w:val="decimal"/>
      <w:pStyle w:val="ListNumber2"/>
      <w:lvlText w:val="%1."/>
      <w:lvlJc w:val="left"/>
      <w:pPr>
        <w:tabs>
          <w:tab w:val="num" w:pos="720"/>
        </w:tabs>
        <w:ind w:left="720" w:hanging="360"/>
      </w:pPr>
    </w:lvl>
  </w:abstractNum>
  <w:abstractNum w:abstractNumId="9" w15:restartNumberingAfterBreak="0">
    <w:nsid w:val="FFFFFF80"/>
    <w:multiLevelType w:val="singleLevel"/>
    <w:tmpl w:val="EC007778"/>
    <w:lvl w:ilvl="0">
      <w:start w:val="1"/>
      <w:numFmt w:val="bullet"/>
      <w:pStyle w:val="ListBullet5"/>
      <w:lvlText w:val=""/>
      <w:lvlJc w:val="left"/>
      <w:pPr>
        <w:tabs>
          <w:tab w:val="num" w:pos="1800"/>
        </w:tabs>
        <w:ind w:left="1800" w:hanging="360"/>
      </w:pPr>
      <w:rPr>
        <w:rFonts w:ascii="Symbol" w:hAnsi="Symbol" w:hint="default"/>
      </w:rPr>
    </w:lvl>
  </w:abstractNum>
  <w:abstractNum w:abstractNumId="10" w15:restartNumberingAfterBreak="0">
    <w:nsid w:val="FFFFFF81"/>
    <w:multiLevelType w:val="singleLevel"/>
    <w:tmpl w:val="BDA2A77C"/>
    <w:lvl w:ilvl="0">
      <w:start w:val="1"/>
      <w:numFmt w:val="bullet"/>
      <w:pStyle w:val="ListBullet4"/>
      <w:lvlText w:val=""/>
      <w:lvlJc w:val="left"/>
      <w:pPr>
        <w:tabs>
          <w:tab w:val="num" w:pos="1440"/>
        </w:tabs>
        <w:ind w:left="1440" w:hanging="360"/>
      </w:pPr>
      <w:rPr>
        <w:rFonts w:ascii="Symbol" w:hAnsi="Symbol" w:hint="default"/>
      </w:rPr>
    </w:lvl>
  </w:abstractNum>
  <w:abstractNum w:abstractNumId="11" w15:restartNumberingAfterBreak="0">
    <w:nsid w:val="FFFFFF82"/>
    <w:multiLevelType w:val="singleLevel"/>
    <w:tmpl w:val="06985F88"/>
    <w:lvl w:ilvl="0">
      <w:start w:val="1"/>
      <w:numFmt w:val="bullet"/>
      <w:pStyle w:val="ListBullet3"/>
      <w:lvlText w:val=""/>
      <w:lvlJc w:val="left"/>
      <w:pPr>
        <w:tabs>
          <w:tab w:val="num" w:pos="1080"/>
        </w:tabs>
        <w:ind w:left="1080" w:hanging="360"/>
      </w:pPr>
      <w:rPr>
        <w:rFonts w:ascii="Symbol" w:hAnsi="Symbol" w:hint="default"/>
      </w:rPr>
    </w:lvl>
  </w:abstractNum>
  <w:abstractNum w:abstractNumId="12" w15:restartNumberingAfterBreak="0">
    <w:nsid w:val="FFFFFF83"/>
    <w:multiLevelType w:val="singleLevel"/>
    <w:tmpl w:val="64CA2914"/>
    <w:lvl w:ilvl="0">
      <w:start w:val="1"/>
      <w:numFmt w:val="bullet"/>
      <w:pStyle w:val="ListBullet2"/>
      <w:lvlText w:val=""/>
      <w:lvlJc w:val="left"/>
      <w:pPr>
        <w:tabs>
          <w:tab w:val="num" w:pos="720"/>
        </w:tabs>
        <w:ind w:left="720" w:hanging="360"/>
      </w:pPr>
      <w:rPr>
        <w:rFonts w:ascii="Symbol" w:hAnsi="Symbol" w:hint="default"/>
      </w:rPr>
    </w:lvl>
  </w:abstractNum>
  <w:abstractNum w:abstractNumId="13" w15:restartNumberingAfterBreak="0">
    <w:nsid w:val="FFFFFF88"/>
    <w:multiLevelType w:val="singleLevel"/>
    <w:tmpl w:val="DCDA57EE"/>
    <w:lvl w:ilvl="0">
      <w:start w:val="1"/>
      <w:numFmt w:val="decimal"/>
      <w:pStyle w:val="ListNumber"/>
      <w:lvlText w:val="%1."/>
      <w:lvlJc w:val="left"/>
      <w:pPr>
        <w:tabs>
          <w:tab w:val="num" w:pos="360"/>
        </w:tabs>
        <w:ind w:left="360" w:hanging="360"/>
      </w:pPr>
    </w:lvl>
  </w:abstractNum>
  <w:abstractNum w:abstractNumId="14" w15:restartNumberingAfterBreak="0">
    <w:nsid w:val="FFFFFF89"/>
    <w:multiLevelType w:val="singleLevel"/>
    <w:tmpl w:val="B3CC476C"/>
    <w:lvl w:ilvl="0">
      <w:start w:val="1"/>
      <w:numFmt w:val="bullet"/>
      <w:pStyle w:val="ListBullet"/>
      <w:lvlText w:val=""/>
      <w:lvlJc w:val="left"/>
      <w:pPr>
        <w:tabs>
          <w:tab w:val="num" w:pos="360"/>
        </w:tabs>
        <w:ind w:left="360" w:hanging="360"/>
      </w:pPr>
      <w:rPr>
        <w:rFonts w:ascii="Symbol" w:hAnsi="Symbol" w:hint="default"/>
      </w:rPr>
    </w:lvl>
  </w:abstractNum>
  <w:abstractNum w:abstractNumId="15" w15:restartNumberingAfterBreak="0">
    <w:nsid w:val="03DB229C"/>
    <w:multiLevelType w:val="hybridMultilevel"/>
    <w:tmpl w:val="D31A2048"/>
    <w:lvl w:ilvl="0" w:tplc="EB34BAE6">
      <w:start w:val="1"/>
      <w:numFmt w:val="decimal"/>
      <w:lvlText w:val="%1."/>
      <w:lvlJc w:val="left"/>
      <w:pPr>
        <w:ind w:left="840" w:hanging="361"/>
      </w:pPr>
      <w:rPr>
        <w:rFonts w:ascii="Times New Roman" w:eastAsia="Times New Roman" w:hAnsi="Times New Roman" w:hint="default"/>
        <w:spacing w:val="2"/>
        <w:w w:val="102"/>
        <w:sz w:val="21"/>
        <w:szCs w:val="21"/>
      </w:rPr>
    </w:lvl>
    <w:lvl w:ilvl="1" w:tplc="B0680090">
      <w:start w:val="1"/>
      <w:numFmt w:val="bullet"/>
      <w:lvlText w:val="•"/>
      <w:lvlJc w:val="left"/>
      <w:pPr>
        <w:ind w:left="1766" w:hanging="361"/>
      </w:pPr>
      <w:rPr>
        <w:rFonts w:hint="default"/>
      </w:rPr>
    </w:lvl>
    <w:lvl w:ilvl="2" w:tplc="F1084DCA">
      <w:start w:val="1"/>
      <w:numFmt w:val="bullet"/>
      <w:lvlText w:val="•"/>
      <w:lvlJc w:val="left"/>
      <w:pPr>
        <w:ind w:left="2692" w:hanging="361"/>
      </w:pPr>
      <w:rPr>
        <w:rFonts w:hint="default"/>
      </w:rPr>
    </w:lvl>
    <w:lvl w:ilvl="3" w:tplc="B156D11C">
      <w:start w:val="1"/>
      <w:numFmt w:val="bullet"/>
      <w:lvlText w:val="•"/>
      <w:lvlJc w:val="left"/>
      <w:pPr>
        <w:ind w:left="3618" w:hanging="361"/>
      </w:pPr>
      <w:rPr>
        <w:rFonts w:hint="default"/>
      </w:rPr>
    </w:lvl>
    <w:lvl w:ilvl="4" w:tplc="9CE440B2">
      <w:start w:val="1"/>
      <w:numFmt w:val="bullet"/>
      <w:lvlText w:val="•"/>
      <w:lvlJc w:val="left"/>
      <w:pPr>
        <w:ind w:left="4544" w:hanging="361"/>
      </w:pPr>
      <w:rPr>
        <w:rFonts w:hint="default"/>
      </w:rPr>
    </w:lvl>
    <w:lvl w:ilvl="5" w:tplc="49107B8A">
      <w:start w:val="1"/>
      <w:numFmt w:val="bullet"/>
      <w:lvlText w:val="•"/>
      <w:lvlJc w:val="left"/>
      <w:pPr>
        <w:ind w:left="5470" w:hanging="361"/>
      </w:pPr>
      <w:rPr>
        <w:rFonts w:hint="default"/>
      </w:rPr>
    </w:lvl>
    <w:lvl w:ilvl="6" w:tplc="CC64BA50">
      <w:start w:val="1"/>
      <w:numFmt w:val="bullet"/>
      <w:lvlText w:val="•"/>
      <w:lvlJc w:val="left"/>
      <w:pPr>
        <w:ind w:left="6396" w:hanging="361"/>
      </w:pPr>
      <w:rPr>
        <w:rFonts w:hint="default"/>
      </w:rPr>
    </w:lvl>
    <w:lvl w:ilvl="7" w:tplc="3C644DF0">
      <w:start w:val="1"/>
      <w:numFmt w:val="bullet"/>
      <w:lvlText w:val="•"/>
      <w:lvlJc w:val="left"/>
      <w:pPr>
        <w:ind w:left="7322" w:hanging="361"/>
      </w:pPr>
      <w:rPr>
        <w:rFonts w:hint="default"/>
      </w:rPr>
    </w:lvl>
    <w:lvl w:ilvl="8" w:tplc="6C14A81A">
      <w:start w:val="1"/>
      <w:numFmt w:val="bullet"/>
      <w:lvlText w:val="•"/>
      <w:lvlJc w:val="left"/>
      <w:pPr>
        <w:ind w:left="8248" w:hanging="361"/>
      </w:pPr>
      <w:rPr>
        <w:rFonts w:hint="default"/>
      </w:rPr>
    </w:lvl>
  </w:abstractNum>
  <w:abstractNum w:abstractNumId="16" w15:restartNumberingAfterBreak="0">
    <w:nsid w:val="30DA6A75"/>
    <w:multiLevelType w:val="hybridMultilevel"/>
    <w:tmpl w:val="A7F86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1535C3"/>
    <w:multiLevelType w:val="hybridMultilevel"/>
    <w:tmpl w:val="8DCEBB3C"/>
    <w:lvl w:ilvl="0" w:tplc="FFFFFFFF">
      <w:start w:val="1"/>
      <w:numFmt w:val="decimal"/>
      <w:lvlText w:val=""/>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3575DA"/>
    <w:multiLevelType w:val="hybridMultilevel"/>
    <w:tmpl w:val="ED80D5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47B72BB"/>
    <w:multiLevelType w:val="hybridMultilevel"/>
    <w:tmpl w:val="AB3CB1EA"/>
    <w:lvl w:ilvl="0" w:tplc="11B6E164">
      <w:start w:val="1"/>
      <w:numFmt w:val="bullet"/>
      <w:pStyle w:val="ColorfulList-Accent1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C84313"/>
    <w:multiLevelType w:val="hybridMultilevel"/>
    <w:tmpl w:val="F09A0D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B6E0C96"/>
    <w:multiLevelType w:val="hybridMultilevel"/>
    <w:tmpl w:val="2FEE4A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3467C6B"/>
    <w:multiLevelType w:val="hybridMultilevel"/>
    <w:tmpl w:val="EE5A89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6180CB7"/>
    <w:multiLevelType w:val="hybridMultilevel"/>
    <w:tmpl w:val="F0EC2DBC"/>
    <w:lvl w:ilvl="0" w:tplc="FFFFFFFF">
      <w:start w:val="1"/>
      <w:numFmt w:val="decimal"/>
      <w:lvlText w:val=""/>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AA297D"/>
    <w:multiLevelType w:val="hybridMultilevel"/>
    <w:tmpl w:val="02C8237E"/>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5ACF121E"/>
    <w:multiLevelType w:val="hybridMultilevel"/>
    <w:tmpl w:val="8A58B5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C173500"/>
    <w:multiLevelType w:val="hybridMultilevel"/>
    <w:tmpl w:val="71516948"/>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626D3230"/>
    <w:multiLevelType w:val="hybridMultilevel"/>
    <w:tmpl w:val="244852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7533B5A"/>
    <w:multiLevelType w:val="hybridMultilevel"/>
    <w:tmpl w:val="01847562"/>
    <w:lvl w:ilvl="0" w:tplc="94D678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7D0C6C"/>
    <w:multiLevelType w:val="hybridMultilevel"/>
    <w:tmpl w:val="7946D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AFB6C8E"/>
    <w:multiLevelType w:val="hybridMultilevel"/>
    <w:tmpl w:val="EA485F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3892808"/>
    <w:multiLevelType w:val="hybridMultilevel"/>
    <w:tmpl w:val="CBAC0D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7555852"/>
    <w:multiLevelType w:val="hybridMultilevel"/>
    <w:tmpl w:val="F358F8A4"/>
    <w:lvl w:ilvl="0" w:tplc="04090001">
      <w:start w:val="1"/>
      <w:numFmt w:val="bullet"/>
      <w:lvlText w:val=""/>
      <w:lvlJc w:val="left"/>
      <w:pPr>
        <w:ind w:left="36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795C0C6C"/>
    <w:multiLevelType w:val="hybridMultilevel"/>
    <w:tmpl w:val="6BB20EF2"/>
    <w:lvl w:ilvl="0" w:tplc="FFFFFFFF">
      <w:start w:val="1"/>
      <w:numFmt w:val="decimal"/>
      <w:lvlText w:val=""/>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9F26EE"/>
    <w:multiLevelType w:val="hybridMultilevel"/>
    <w:tmpl w:val="3E84B9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D1BD140"/>
    <w:multiLevelType w:val="hybridMultilevel"/>
    <w:tmpl w:val="BB9CEDBD"/>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4"/>
  </w:num>
  <w:num w:numId="2">
    <w:abstractNumId w:val="12"/>
  </w:num>
  <w:num w:numId="3">
    <w:abstractNumId w:val="11"/>
  </w:num>
  <w:num w:numId="4">
    <w:abstractNumId w:val="10"/>
  </w:num>
  <w:num w:numId="5">
    <w:abstractNumId w:val="9"/>
  </w:num>
  <w:num w:numId="6">
    <w:abstractNumId w:val="13"/>
  </w:num>
  <w:num w:numId="7">
    <w:abstractNumId w:val="8"/>
  </w:num>
  <w:num w:numId="8">
    <w:abstractNumId w:val="7"/>
  </w:num>
  <w:num w:numId="9">
    <w:abstractNumId w:val="6"/>
  </w:num>
  <w:num w:numId="10">
    <w:abstractNumId w:val="5"/>
  </w:num>
  <w:num w:numId="11">
    <w:abstractNumId w:val="1"/>
  </w:num>
  <w:num w:numId="12">
    <w:abstractNumId w:val="26"/>
  </w:num>
  <w:num w:numId="13">
    <w:abstractNumId w:val="31"/>
  </w:num>
  <w:num w:numId="14">
    <w:abstractNumId w:val="29"/>
  </w:num>
  <w:num w:numId="15">
    <w:abstractNumId w:val="35"/>
  </w:num>
  <w:num w:numId="16">
    <w:abstractNumId w:val="32"/>
  </w:num>
  <w:num w:numId="17">
    <w:abstractNumId w:val="27"/>
  </w:num>
  <w:num w:numId="18">
    <w:abstractNumId w:val="18"/>
  </w:num>
  <w:num w:numId="19">
    <w:abstractNumId w:val="34"/>
  </w:num>
  <w:num w:numId="20">
    <w:abstractNumId w:val="21"/>
  </w:num>
  <w:num w:numId="21">
    <w:abstractNumId w:val="30"/>
  </w:num>
  <w:num w:numId="22">
    <w:abstractNumId w:val="0"/>
  </w:num>
  <w:num w:numId="23">
    <w:abstractNumId w:val="3"/>
  </w:num>
  <w:num w:numId="24">
    <w:abstractNumId w:val="25"/>
  </w:num>
  <w:num w:numId="25">
    <w:abstractNumId w:val="20"/>
  </w:num>
  <w:num w:numId="26">
    <w:abstractNumId w:val="24"/>
  </w:num>
  <w:num w:numId="27">
    <w:abstractNumId w:val="16"/>
  </w:num>
  <w:num w:numId="28">
    <w:abstractNumId w:val="2"/>
  </w:num>
  <w:num w:numId="29">
    <w:abstractNumId w:val="17"/>
  </w:num>
  <w:num w:numId="30">
    <w:abstractNumId w:val="33"/>
  </w:num>
  <w:num w:numId="31">
    <w:abstractNumId w:val="23"/>
  </w:num>
  <w:num w:numId="32">
    <w:abstractNumId w:val="22"/>
  </w:num>
  <w:num w:numId="33">
    <w:abstractNumId w:val="15"/>
  </w:num>
  <w:num w:numId="34">
    <w:abstractNumId w:val="19"/>
  </w:num>
  <w:num w:numId="35">
    <w:abstractNumId w:val="28"/>
  </w:num>
  <w:num w:numId="3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rah Poulin">
    <w15:presenceInfo w15:providerId="AD" w15:userId="S::spoulin@pacificcollege.edu::df17ffe8-144c-4842-8919-902713cb12b9"/>
  </w15:person>
  <w15:person w15:author="Miles Exner">
    <w15:presenceInfo w15:providerId="AD" w15:userId="S-1-5-21-521093915-4260624149-2056445749-6320"/>
  </w15:person>
  <w15:person w15:author="Heather Klein">
    <w15:presenceInfo w15:providerId="Windows Live" w15:userId="2609f9ab-83ee-44e0-9480-bb3073557b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ShowDynamicGuides" w:val="1"/>
    <w:docVar w:name="ShowMarginGuides" w:val="0"/>
    <w:docVar w:name="ShowOutlines" w:val="0"/>
    <w:docVar w:name="ShowStaticGuides" w:val="0"/>
  </w:docVars>
  <w:rsids>
    <w:rsidRoot w:val="00982940"/>
    <w:rsid w:val="0000472C"/>
    <w:rsid w:val="000121AD"/>
    <w:rsid w:val="000201D0"/>
    <w:rsid w:val="00021463"/>
    <w:rsid w:val="000225A0"/>
    <w:rsid w:val="000254B7"/>
    <w:rsid w:val="00030B45"/>
    <w:rsid w:val="00035A5D"/>
    <w:rsid w:val="0003732D"/>
    <w:rsid w:val="0004232E"/>
    <w:rsid w:val="000477B0"/>
    <w:rsid w:val="000517DC"/>
    <w:rsid w:val="00070D0D"/>
    <w:rsid w:val="0007120D"/>
    <w:rsid w:val="000B233E"/>
    <w:rsid w:val="000C553A"/>
    <w:rsid w:val="000E5786"/>
    <w:rsid w:val="000E663F"/>
    <w:rsid w:val="000F53EB"/>
    <w:rsid w:val="000F655A"/>
    <w:rsid w:val="0010333C"/>
    <w:rsid w:val="00110DD2"/>
    <w:rsid w:val="00117B24"/>
    <w:rsid w:val="001221DF"/>
    <w:rsid w:val="00124DAD"/>
    <w:rsid w:val="00141415"/>
    <w:rsid w:val="0015082C"/>
    <w:rsid w:val="00151082"/>
    <w:rsid w:val="0015677D"/>
    <w:rsid w:val="001846A7"/>
    <w:rsid w:val="0019640A"/>
    <w:rsid w:val="001A7D3B"/>
    <w:rsid w:val="001B147D"/>
    <w:rsid w:val="001F21FF"/>
    <w:rsid w:val="001F3F40"/>
    <w:rsid w:val="00221F47"/>
    <w:rsid w:val="00233A55"/>
    <w:rsid w:val="00282B81"/>
    <w:rsid w:val="00286383"/>
    <w:rsid w:val="002A2EAA"/>
    <w:rsid w:val="002B122D"/>
    <w:rsid w:val="002B2B94"/>
    <w:rsid w:val="002B6401"/>
    <w:rsid w:val="002B773E"/>
    <w:rsid w:val="002D3086"/>
    <w:rsid w:val="003041A0"/>
    <w:rsid w:val="0032617A"/>
    <w:rsid w:val="0032711A"/>
    <w:rsid w:val="00334268"/>
    <w:rsid w:val="00337C12"/>
    <w:rsid w:val="003629F0"/>
    <w:rsid w:val="00363C17"/>
    <w:rsid w:val="00375422"/>
    <w:rsid w:val="003B0E10"/>
    <w:rsid w:val="003C4601"/>
    <w:rsid w:val="003C4BF0"/>
    <w:rsid w:val="003C6B02"/>
    <w:rsid w:val="003F1EDD"/>
    <w:rsid w:val="003F50D8"/>
    <w:rsid w:val="0041698C"/>
    <w:rsid w:val="00421B1B"/>
    <w:rsid w:val="00437BEB"/>
    <w:rsid w:val="00455AF4"/>
    <w:rsid w:val="00464887"/>
    <w:rsid w:val="00474ED7"/>
    <w:rsid w:val="00487153"/>
    <w:rsid w:val="0049289A"/>
    <w:rsid w:val="0049381B"/>
    <w:rsid w:val="004A4F24"/>
    <w:rsid w:val="004A7480"/>
    <w:rsid w:val="004B0D76"/>
    <w:rsid w:val="004C10A1"/>
    <w:rsid w:val="004C76EC"/>
    <w:rsid w:val="004D1F10"/>
    <w:rsid w:val="004E576F"/>
    <w:rsid w:val="005158FE"/>
    <w:rsid w:val="00522E9B"/>
    <w:rsid w:val="00524005"/>
    <w:rsid w:val="005355F4"/>
    <w:rsid w:val="00541B29"/>
    <w:rsid w:val="00543550"/>
    <w:rsid w:val="00554510"/>
    <w:rsid w:val="00595A61"/>
    <w:rsid w:val="00597DC5"/>
    <w:rsid w:val="005A1309"/>
    <w:rsid w:val="005A28AF"/>
    <w:rsid w:val="005A6C27"/>
    <w:rsid w:val="005B1F5B"/>
    <w:rsid w:val="005B205C"/>
    <w:rsid w:val="005B29AD"/>
    <w:rsid w:val="005B36C6"/>
    <w:rsid w:val="005C0B6F"/>
    <w:rsid w:val="005D0296"/>
    <w:rsid w:val="005E1635"/>
    <w:rsid w:val="00600825"/>
    <w:rsid w:val="0061415E"/>
    <w:rsid w:val="00640068"/>
    <w:rsid w:val="00657112"/>
    <w:rsid w:val="0066321B"/>
    <w:rsid w:val="00664976"/>
    <w:rsid w:val="00665A5F"/>
    <w:rsid w:val="00667CC1"/>
    <w:rsid w:val="00683879"/>
    <w:rsid w:val="00685109"/>
    <w:rsid w:val="00685A79"/>
    <w:rsid w:val="00685A93"/>
    <w:rsid w:val="006A46B1"/>
    <w:rsid w:val="006C3E6C"/>
    <w:rsid w:val="006C43FD"/>
    <w:rsid w:val="006C60AB"/>
    <w:rsid w:val="006E0D84"/>
    <w:rsid w:val="006E0DCD"/>
    <w:rsid w:val="00731489"/>
    <w:rsid w:val="007368CB"/>
    <w:rsid w:val="0078650F"/>
    <w:rsid w:val="007C4B3C"/>
    <w:rsid w:val="007F7E63"/>
    <w:rsid w:val="008118CC"/>
    <w:rsid w:val="00817751"/>
    <w:rsid w:val="0082041F"/>
    <w:rsid w:val="00860AD8"/>
    <w:rsid w:val="008711A0"/>
    <w:rsid w:val="0088138E"/>
    <w:rsid w:val="00891F7D"/>
    <w:rsid w:val="008B0239"/>
    <w:rsid w:val="008B1890"/>
    <w:rsid w:val="008B3B16"/>
    <w:rsid w:val="008B61CD"/>
    <w:rsid w:val="008F5863"/>
    <w:rsid w:val="008F6473"/>
    <w:rsid w:val="009155DE"/>
    <w:rsid w:val="00923764"/>
    <w:rsid w:val="00926D40"/>
    <w:rsid w:val="00940022"/>
    <w:rsid w:val="00957D46"/>
    <w:rsid w:val="009639D5"/>
    <w:rsid w:val="00973F45"/>
    <w:rsid w:val="00982940"/>
    <w:rsid w:val="00987518"/>
    <w:rsid w:val="0099439B"/>
    <w:rsid w:val="00995900"/>
    <w:rsid w:val="00997493"/>
    <w:rsid w:val="009A54D1"/>
    <w:rsid w:val="009C6994"/>
    <w:rsid w:val="009D0426"/>
    <w:rsid w:val="009E4724"/>
    <w:rsid w:val="009F310D"/>
    <w:rsid w:val="00A13E32"/>
    <w:rsid w:val="00A161E8"/>
    <w:rsid w:val="00A26701"/>
    <w:rsid w:val="00A355BE"/>
    <w:rsid w:val="00A53ED3"/>
    <w:rsid w:val="00A73A19"/>
    <w:rsid w:val="00A849A6"/>
    <w:rsid w:val="00A84C1E"/>
    <w:rsid w:val="00A96883"/>
    <w:rsid w:val="00A97933"/>
    <w:rsid w:val="00AA0BB2"/>
    <w:rsid w:val="00AA60D1"/>
    <w:rsid w:val="00AA7E50"/>
    <w:rsid w:val="00AB1F56"/>
    <w:rsid w:val="00AC2DCA"/>
    <w:rsid w:val="00AC3E62"/>
    <w:rsid w:val="00AD1BB4"/>
    <w:rsid w:val="00B023B8"/>
    <w:rsid w:val="00B0519C"/>
    <w:rsid w:val="00B07143"/>
    <w:rsid w:val="00B16BE1"/>
    <w:rsid w:val="00B24FA9"/>
    <w:rsid w:val="00B26B27"/>
    <w:rsid w:val="00B326CA"/>
    <w:rsid w:val="00B41C36"/>
    <w:rsid w:val="00B52257"/>
    <w:rsid w:val="00B54202"/>
    <w:rsid w:val="00B82380"/>
    <w:rsid w:val="00B83805"/>
    <w:rsid w:val="00B90160"/>
    <w:rsid w:val="00BA551E"/>
    <w:rsid w:val="00BC3932"/>
    <w:rsid w:val="00BF00CD"/>
    <w:rsid w:val="00BF0DB8"/>
    <w:rsid w:val="00BF1F8E"/>
    <w:rsid w:val="00BF48C7"/>
    <w:rsid w:val="00C0273D"/>
    <w:rsid w:val="00C02E3E"/>
    <w:rsid w:val="00C03D97"/>
    <w:rsid w:val="00C20216"/>
    <w:rsid w:val="00C31567"/>
    <w:rsid w:val="00C32882"/>
    <w:rsid w:val="00C52BBA"/>
    <w:rsid w:val="00C54C0D"/>
    <w:rsid w:val="00C65E8A"/>
    <w:rsid w:val="00C852A7"/>
    <w:rsid w:val="00C87C9E"/>
    <w:rsid w:val="00C92F4D"/>
    <w:rsid w:val="00CB0371"/>
    <w:rsid w:val="00CB1E0C"/>
    <w:rsid w:val="00CB752A"/>
    <w:rsid w:val="00CB7BBC"/>
    <w:rsid w:val="00CC6A3D"/>
    <w:rsid w:val="00CC7B57"/>
    <w:rsid w:val="00CD73AC"/>
    <w:rsid w:val="00CE7A28"/>
    <w:rsid w:val="00CF17D7"/>
    <w:rsid w:val="00CF758A"/>
    <w:rsid w:val="00D0401C"/>
    <w:rsid w:val="00D21C72"/>
    <w:rsid w:val="00D50A9D"/>
    <w:rsid w:val="00D516FC"/>
    <w:rsid w:val="00D56614"/>
    <w:rsid w:val="00D65FC2"/>
    <w:rsid w:val="00D819D5"/>
    <w:rsid w:val="00D81F7A"/>
    <w:rsid w:val="00D91B62"/>
    <w:rsid w:val="00DA09DD"/>
    <w:rsid w:val="00DA5035"/>
    <w:rsid w:val="00DB3194"/>
    <w:rsid w:val="00DB3420"/>
    <w:rsid w:val="00DB522F"/>
    <w:rsid w:val="00DC2207"/>
    <w:rsid w:val="00DC2B5A"/>
    <w:rsid w:val="00DC6982"/>
    <w:rsid w:val="00E1709A"/>
    <w:rsid w:val="00E67C4E"/>
    <w:rsid w:val="00E701EA"/>
    <w:rsid w:val="00E76153"/>
    <w:rsid w:val="00E7649E"/>
    <w:rsid w:val="00E772DA"/>
    <w:rsid w:val="00E97C77"/>
    <w:rsid w:val="00EA2FE6"/>
    <w:rsid w:val="00EB6022"/>
    <w:rsid w:val="00EC680D"/>
    <w:rsid w:val="00EF252C"/>
    <w:rsid w:val="00EF3CFD"/>
    <w:rsid w:val="00EF5AB1"/>
    <w:rsid w:val="00F015DE"/>
    <w:rsid w:val="00F07F9D"/>
    <w:rsid w:val="00F1150B"/>
    <w:rsid w:val="00F322C1"/>
    <w:rsid w:val="00F3571D"/>
    <w:rsid w:val="00F474F4"/>
    <w:rsid w:val="00F62171"/>
    <w:rsid w:val="00F6594B"/>
    <w:rsid w:val="00F81878"/>
    <w:rsid w:val="00F922B6"/>
    <w:rsid w:val="00FA02C1"/>
    <w:rsid w:val="00FA6FFE"/>
    <w:rsid w:val="00FB5891"/>
    <w:rsid w:val="00FC3E24"/>
    <w:rsid w:val="00FD638E"/>
    <w:rsid w:val="00FE0B72"/>
    <w:rsid w:val="00FE1566"/>
    <w:rsid w:val="00FF4DA8"/>
    <w:rsid w:val="00FF52F7"/>
    <w:rsid w:val="067BC310"/>
    <w:rsid w:val="0EBAF0E1"/>
    <w:rsid w:val="10D811DF"/>
    <w:rsid w:val="15A6E916"/>
    <w:rsid w:val="19D75CA3"/>
    <w:rsid w:val="1BC305A4"/>
    <w:rsid w:val="1C0729E3"/>
    <w:rsid w:val="1E27DE45"/>
    <w:rsid w:val="20D22B6A"/>
    <w:rsid w:val="2D596403"/>
    <w:rsid w:val="38CDD569"/>
    <w:rsid w:val="3E70AF71"/>
    <w:rsid w:val="561D451F"/>
    <w:rsid w:val="6037A343"/>
    <w:rsid w:val="705D6882"/>
    <w:rsid w:val="7E82D96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02879B6"/>
  <w15:docId w15:val="{1145AFFD-7AC3-4AB8-A50D-D5B9B4D37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Gothic" w:eastAsia="Microsoft JhengHei" w:hAnsi="Century Gothic" w:cs="Times New Roman"/>
        <w:lang w:val="en-US" w:eastAsia="ja-JP"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0"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atentStyles>
  <w:style w:type="paragraph" w:default="1" w:styleId="Normal">
    <w:name w:val="Normal"/>
    <w:qFormat/>
    <w:rsid w:val="00F015DE"/>
    <w:rPr>
      <w:szCs w:val="22"/>
      <w:lang w:eastAsia="en-US"/>
    </w:rPr>
  </w:style>
  <w:style w:type="paragraph" w:styleId="Heading1">
    <w:name w:val="heading 1"/>
    <w:basedOn w:val="Normal"/>
    <w:next w:val="BodyText"/>
    <w:link w:val="Heading1Char"/>
    <w:qFormat/>
    <w:rsid w:val="0007120D"/>
    <w:pPr>
      <w:keepNext/>
      <w:keepLines/>
      <w:pBdr>
        <w:bottom w:val="single" w:sz="12" w:space="3" w:color="629DD1"/>
      </w:pBdr>
      <w:spacing w:before="360" w:after="240"/>
      <w:ind w:left="-187" w:right="-187" w:firstLine="187"/>
      <w:outlineLvl w:val="0"/>
    </w:pPr>
    <w:rPr>
      <w:b/>
      <w:bCs/>
      <w:color w:val="000000"/>
      <w:sz w:val="24"/>
      <w:szCs w:val="24"/>
    </w:rPr>
  </w:style>
  <w:style w:type="paragraph" w:styleId="Heading2">
    <w:name w:val="heading 2"/>
    <w:basedOn w:val="Normal"/>
    <w:next w:val="BodyText"/>
    <w:link w:val="Heading2Char"/>
    <w:qFormat/>
    <w:rsid w:val="00F015DE"/>
    <w:pPr>
      <w:keepNext/>
      <w:keepLines/>
      <w:tabs>
        <w:tab w:val="left" w:pos="5760"/>
      </w:tabs>
      <w:spacing w:before="200" w:after="100"/>
      <w:outlineLvl w:val="1"/>
    </w:pPr>
    <w:rPr>
      <w:b/>
      <w:bCs/>
      <w:color w:val="000000"/>
      <w:szCs w:val="20"/>
    </w:rPr>
  </w:style>
  <w:style w:type="paragraph" w:styleId="Heading3">
    <w:name w:val="heading 3"/>
    <w:basedOn w:val="Normal"/>
    <w:next w:val="Normal"/>
    <w:link w:val="Heading3Char"/>
    <w:qFormat/>
    <w:rsid w:val="00F015DE"/>
    <w:pPr>
      <w:keepNext/>
      <w:keepLines/>
      <w:spacing w:before="200"/>
      <w:outlineLvl w:val="2"/>
    </w:pPr>
    <w:rPr>
      <w:b/>
      <w:bCs/>
      <w:color w:val="629DD1"/>
    </w:rPr>
  </w:style>
  <w:style w:type="paragraph" w:styleId="Heading4">
    <w:name w:val="heading 4"/>
    <w:basedOn w:val="Normal"/>
    <w:next w:val="Normal"/>
    <w:link w:val="Heading4Char"/>
    <w:qFormat/>
    <w:rsid w:val="00F015DE"/>
    <w:pPr>
      <w:keepNext/>
      <w:keepLines/>
      <w:spacing w:before="200"/>
      <w:outlineLvl w:val="3"/>
    </w:pPr>
    <w:rPr>
      <w:b/>
      <w:bCs/>
      <w:i/>
      <w:iCs/>
      <w:color w:val="629DD1"/>
    </w:rPr>
  </w:style>
  <w:style w:type="paragraph" w:styleId="Heading5">
    <w:name w:val="heading 5"/>
    <w:basedOn w:val="Normal"/>
    <w:next w:val="Normal"/>
    <w:link w:val="Heading5Char"/>
    <w:qFormat/>
    <w:rsid w:val="00F015DE"/>
    <w:pPr>
      <w:keepNext/>
      <w:keepLines/>
      <w:spacing w:before="200"/>
      <w:outlineLvl w:val="4"/>
    </w:pPr>
    <w:rPr>
      <w:color w:val="224E76"/>
    </w:rPr>
  </w:style>
  <w:style w:type="paragraph" w:styleId="Heading6">
    <w:name w:val="heading 6"/>
    <w:basedOn w:val="Normal"/>
    <w:next w:val="Normal"/>
    <w:link w:val="Heading6Char"/>
    <w:qFormat/>
    <w:rsid w:val="00F015DE"/>
    <w:pPr>
      <w:keepNext/>
      <w:keepLines/>
      <w:spacing w:before="200"/>
      <w:outlineLvl w:val="5"/>
    </w:pPr>
    <w:rPr>
      <w:i/>
      <w:iCs/>
      <w:color w:val="224E76"/>
    </w:rPr>
  </w:style>
  <w:style w:type="paragraph" w:styleId="Heading7">
    <w:name w:val="heading 7"/>
    <w:basedOn w:val="Normal"/>
    <w:next w:val="Normal"/>
    <w:link w:val="Heading7Char"/>
    <w:qFormat/>
    <w:rsid w:val="00F015DE"/>
    <w:pPr>
      <w:keepNext/>
      <w:keepLines/>
      <w:spacing w:before="200"/>
      <w:outlineLvl w:val="6"/>
    </w:pPr>
    <w:rPr>
      <w:i/>
      <w:iCs/>
      <w:color w:val="404040"/>
    </w:rPr>
  </w:style>
  <w:style w:type="paragraph" w:styleId="Heading8">
    <w:name w:val="heading 8"/>
    <w:basedOn w:val="Normal"/>
    <w:next w:val="Normal"/>
    <w:link w:val="Heading8Char"/>
    <w:qFormat/>
    <w:rsid w:val="00F015DE"/>
    <w:pPr>
      <w:keepNext/>
      <w:keepLines/>
      <w:spacing w:before="200"/>
      <w:outlineLvl w:val="7"/>
    </w:pPr>
    <w:rPr>
      <w:color w:val="404040"/>
      <w:szCs w:val="20"/>
    </w:rPr>
  </w:style>
  <w:style w:type="paragraph" w:styleId="Heading9">
    <w:name w:val="heading 9"/>
    <w:basedOn w:val="Normal"/>
    <w:next w:val="Normal"/>
    <w:link w:val="Heading9Char"/>
    <w:qFormat/>
    <w:rsid w:val="00F015DE"/>
    <w:pPr>
      <w:keepNext/>
      <w:keepLines/>
      <w:spacing w:before="200"/>
      <w:outlineLvl w:val="8"/>
    </w:pPr>
    <w:rPr>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07120D"/>
    <w:rPr>
      <w:rFonts w:ascii="Century Gothic" w:eastAsia="Microsoft JhengHei" w:hAnsi="Century Gothic" w:cs="Times New Roman"/>
      <w:b/>
      <w:bCs/>
      <w:color w:val="000000"/>
      <w:sz w:val="24"/>
      <w:szCs w:val="24"/>
    </w:rPr>
  </w:style>
  <w:style w:type="character" w:customStyle="1" w:styleId="Heading2Char">
    <w:name w:val="Heading 2 Char"/>
    <w:link w:val="Heading2"/>
    <w:rsid w:val="00F015DE"/>
    <w:rPr>
      <w:rFonts w:ascii="Century Gothic" w:eastAsia="Microsoft JhengHei" w:hAnsi="Century Gothic" w:cs="Times New Roman"/>
      <w:b/>
      <w:bCs/>
      <w:color w:val="000000"/>
      <w:sz w:val="20"/>
      <w:szCs w:val="20"/>
    </w:rPr>
  </w:style>
  <w:style w:type="paragraph" w:styleId="Header">
    <w:name w:val="header"/>
    <w:basedOn w:val="Normal"/>
    <w:link w:val="HeaderChar"/>
    <w:rsid w:val="00F015DE"/>
    <w:pPr>
      <w:tabs>
        <w:tab w:val="center" w:pos="4680"/>
        <w:tab w:val="right" w:pos="9360"/>
      </w:tabs>
      <w:spacing w:after="200"/>
    </w:pPr>
  </w:style>
  <w:style w:type="character" w:customStyle="1" w:styleId="HeaderChar">
    <w:name w:val="Header Char"/>
    <w:link w:val="Header"/>
    <w:rsid w:val="00F015DE"/>
    <w:rPr>
      <w:sz w:val="20"/>
    </w:rPr>
  </w:style>
  <w:style w:type="paragraph" w:styleId="Footer">
    <w:name w:val="footer"/>
    <w:basedOn w:val="Normal"/>
    <w:link w:val="FooterChar"/>
    <w:uiPriority w:val="99"/>
    <w:rsid w:val="00F015DE"/>
    <w:pPr>
      <w:tabs>
        <w:tab w:val="center" w:pos="4680"/>
        <w:tab w:val="right" w:pos="9360"/>
      </w:tabs>
      <w:spacing w:before="200"/>
      <w:jc w:val="right"/>
    </w:pPr>
    <w:rPr>
      <w:b/>
      <w:color w:val="629DD1"/>
    </w:rPr>
  </w:style>
  <w:style w:type="character" w:customStyle="1" w:styleId="FooterChar">
    <w:name w:val="Footer Char"/>
    <w:link w:val="Footer"/>
    <w:uiPriority w:val="99"/>
    <w:rsid w:val="00F015DE"/>
    <w:rPr>
      <w:b/>
      <w:color w:val="629DD1"/>
      <w:sz w:val="20"/>
    </w:rPr>
  </w:style>
  <w:style w:type="paragraph" w:styleId="Title">
    <w:name w:val="Title"/>
    <w:basedOn w:val="Normal"/>
    <w:next w:val="Normal"/>
    <w:link w:val="TitleChar"/>
    <w:qFormat/>
    <w:rsid w:val="00F015DE"/>
    <w:pPr>
      <w:spacing w:after="120"/>
    </w:pPr>
    <w:rPr>
      <w:b/>
      <w:color w:val="629DD1"/>
      <w:spacing w:val="5"/>
      <w:kern w:val="28"/>
      <w:sz w:val="36"/>
      <w:szCs w:val="36"/>
    </w:rPr>
  </w:style>
  <w:style w:type="character" w:customStyle="1" w:styleId="TitleChar">
    <w:name w:val="Title Char"/>
    <w:link w:val="Title"/>
    <w:rsid w:val="00F015DE"/>
    <w:rPr>
      <w:rFonts w:ascii="Century Gothic" w:eastAsia="Microsoft JhengHei" w:hAnsi="Century Gothic" w:cs="Times New Roman"/>
      <w:b/>
      <w:color w:val="629DD1"/>
      <w:spacing w:val="5"/>
      <w:kern w:val="28"/>
      <w:sz w:val="36"/>
      <w:szCs w:val="36"/>
    </w:rPr>
  </w:style>
  <w:style w:type="paragraph" w:customStyle="1" w:styleId="ContactDetails">
    <w:name w:val="Contact Details"/>
    <w:basedOn w:val="Normal"/>
    <w:rsid w:val="00F015DE"/>
    <w:rPr>
      <w:b/>
      <w:sz w:val="18"/>
      <w:szCs w:val="18"/>
    </w:rPr>
  </w:style>
  <w:style w:type="paragraph" w:customStyle="1" w:styleId="Initials">
    <w:name w:val="Initials"/>
    <w:basedOn w:val="Normal"/>
    <w:rsid w:val="00F015DE"/>
    <w:pPr>
      <w:jc w:val="center"/>
    </w:pPr>
    <w:rPr>
      <w:b/>
      <w:color w:val="629DD1"/>
      <w:sz w:val="106"/>
    </w:rPr>
  </w:style>
  <w:style w:type="paragraph" w:styleId="BodyText">
    <w:name w:val="Body Text"/>
    <w:basedOn w:val="Normal"/>
    <w:link w:val="BodyTextChar"/>
    <w:rsid w:val="00BF00CD"/>
    <w:pPr>
      <w:spacing w:after="120"/>
    </w:pPr>
  </w:style>
  <w:style w:type="character" w:customStyle="1" w:styleId="BodyTextChar">
    <w:name w:val="Body Text Char"/>
    <w:link w:val="BodyText"/>
    <w:rsid w:val="00BF00CD"/>
    <w:rPr>
      <w:sz w:val="20"/>
    </w:rPr>
  </w:style>
  <w:style w:type="paragraph" w:styleId="BalloonText">
    <w:name w:val="Balloon Text"/>
    <w:basedOn w:val="Normal"/>
    <w:link w:val="BalloonTextChar"/>
    <w:semiHidden/>
    <w:unhideWhenUsed/>
    <w:rsid w:val="00F015DE"/>
    <w:rPr>
      <w:rFonts w:ascii="Tahoma" w:hAnsi="Tahoma" w:cs="Tahoma"/>
      <w:sz w:val="16"/>
      <w:szCs w:val="16"/>
    </w:rPr>
  </w:style>
  <w:style w:type="character" w:customStyle="1" w:styleId="BalloonTextChar">
    <w:name w:val="Balloon Text Char"/>
    <w:link w:val="BalloonText"/>
    <w:semiHidden/>
    <w:rsid w:val="00F015DE"/>
    <w:rPr>
      <w:rFonts w:ascii="Tahoma" w:hAnsi="Tahoma" w:cs="Tahoma"/>
      <w:sz w:val="16"/>
      <w:szCs w:val="16"/>
    </w:rPr>
  </w:style>
  <w:style w:type="paragraph" w:customStyle="1" w:styleId="GridTable4-Accent11">
    <w:name w:val="Grid Table 4 - Accent 11"/>
    <w:basedOn w:val="Normal"/>
    <w:next w:val="Normal"/>
    <w:semiHidden/>
    <w:unhideWhenUsed/>
    <w:rsid w:val="00F015DE"/>
  </w:style>
  <w:style w:type="paragraph" w:styleId="BlockText">
    <w:name w:val="Block Text"/>
    <w:basedOn w:val="Normal"/>
    <w:semiHidden/>
    <w:unhideWhenUsed/>
    <w:rsid w:val="00F015DE"/>
    <w:pPr>
      <w:pBdr>
        <w:top w:val="single" w:sz="2" w:space="10" w:color="629DD1" w:shadow="1"/>
        <w:left w:val="single" w:sz="2" w:space="10" w:color="629DD1" w:shadow="1"/>
        <w:bottom w:val="single" w:sz="2" w:space="10" w:color="629DD1" w:shadow="1"/>
        <w:right w:val="single" w:sz="2" w:space="10" w:color="629DD1" w:shadow="1"/>
      </w:pBdr>
      <w:ind w:left="1152" w:right="1152"/>
    </w:pPr>
    <w:rPr>
      <w:i/>
      <w:iCs/>
      <w:color w:val="629DD1"/>
    </w:rPr>
  </w:style>
  <w:style w:type="paragraph" w:styleId="BodyText2">
    <w:name w:val="Body Text 2"/>
    <w:basedOn w:val="Normal"/>
    <w:link w:val="BodyText2Char"/>
    <w:semiHidden/>
    <w:unhideWhenUsed/>
    <w:rsid w:val="00F015DE"/>
    <w:pPr>
      <w:spacing w:after="120"/>
      <w:ind w:left="360"/>
    </w:pPr>
  </w:style>
  <w:style w:type="paragraph" w:styleId="BodyText3">
    <w:name w:val="Body Text 3"/>
    <w:basedOn w:val="Normal"/>
    <w:link w:val="BodyText3Char"/>
    <w:semiHidden/>
    <w:unhideWhenUsed/>
    <w:rsid w:val="00F015DE"/>
    <w:pPr>
      <w:spacing w:after="120"/>
    </w:pPr>
    <w:rPr>
      <w:sz w:val="16"/>
      <w:szCs w:val="16"/>
    </w:rPr>
  </w:style>
  <w:style w:type="character" w:customStyle="1" w:styleId="BodyText3Char">
    <w:name w:val="Body Text 3 Char"/>
    <w:link w:val="BodyText3"/>
    <w:semiHidden/>
    <w:rsid w:val="00F015DE"/>
    <w:rPr>
      <w:sz w:val="16"/>
      <w:szCs w:val="16"/>
    </w:rPr>
  </w:style>
  <w:style w:type="paragraph" w:styleId="BodyTextFirstIndent">
    <w:name w:val="Body Text First Indent"/>
    <w:basedOn w:val="BodyText"/>
    <w:link w:val="BodyTextFirstIndentChar"/>
    <w:semiHidden/>
    <w:unhideWhenUsed/>
    <w:rsid w:val="00F015DE"/>
    <w:pPr>
      <w:spacing w:after="0"/>
      <w:ind w:firstLine="360"/>
    </w:pPr>
  </w:style>
  <w:style w:type="character" w:customStyle="1" w:styleId="BodyTextFirstIndentChar">
    <w:name w:val="Body Text First Indent Char"/>
    <w:link w:val="BodyTextFirstIndent"/>
    <w:semiHidden/>
    <w:rsid w:val="00F015DE"/>
    <w:rPr>
      <w:sz w:val="20"/>
    </w:rPr>
  </w:style>
  <w:style w:type="character" w:customStyle="1" w:styleId="BodyText2Char">
    <w:name w:val="Body Text 2 Char"/>
    <w:link w:val="BodyText2"/>
    <w:semiHidden/>
    <w:rsid w:val="00F015DE"/>
    <w:rPr>
      <w:sz w:val="20"/>
    </w:rPr>
  </w:style>
  <w:style w:type="paragraph" w:styleId="BodyTextFirstIndent2">
    <w:name w:val="Body Text First Indent 2"/>
    <w:basedOn w:val="BodyText2"/>
    <w:link w:val="BodyTextFirstIndent2Char"/>
    <w:semiHidden/>
    <w:unhideWhenUsed/>
    <w:rsid w:val="00F015DE"/>
    <w:pPr>
      <w:spacing w:after="0"/>
      <w:ind w:firstLine="360"/>
    </w:pPr>
  </w:style>
  <w:style w:type="character" w:customStyle="1" w:styleId="BodyTextFirstIndent2Char">
    <w:name w:val="Body Text First Indent 2 Char"/>
    <w:link w:val="BodyTextFirstIndent2"/>
    <w:semiHidden/>
    <w:rsid w:val="00F015DE"/>
    <w:rPr>
      <w:sz w:val="20"/>
    </w:rPr>
  </w:style>
  <w:style w:type="paragraph" w:styleId="BodyTextIndent2">
    <w:name w:val="Body Text Indent 2"/>
    <w:basedOn w:val="Normal"/>
    <w:link w:val="BodyTextIndent2Char"/>
    <w:semiHidden/>
    <w:unhideWhenUsed/>
    <w:rsid w:val="00F015DE"/>
    <w:pPr>
      <w:spacing w:after="120" w:line="480" w:lineRule="auto"/>
      <w:ind w:left="360"/>
    </w:pPr>
  </w:style>
  <w:style w:type="character" w:customStyle="1" w:styleId="BodyTextIndent2Char">
    <w:name w:val="Body Text Indent 2 Char"/>
    <w:link w:val="BodyTextIndent2"/>
    <w:semiHidden/>
    <w:rsid w:val="00F015DE"/>
    <w:rPr>
      <w:sz w:val="20"/>
    </w:rPr>
  </w:style>
  <w:style w:type="paragraph" w:styleId="BodyTextIndent3">
    <w:name w:val="Body Text Indent 3"/>
    <w:basedOn w:val="Normal"/>
    <w:link w:val="BodyTextIndent3Char"/>
    <w:semiHidden/>
    <w:unhideWhenUsed/>
    <w:rsid w:val="00F015DE"/>
    <w:pPr>
      <w:spacing w:after="120"/>
      <w:ind w:left="360"/>
    </w:pPr>
    <w:rPr>
      <w:sz w:val="16"/>
      <w:szCs w:val="16"/>
    </w:rPr>
  </w:style>
  <w:style w:type="character" w:customStyle="1" w:styleId="BodyTextIndent3Char">
    <w:name w:val="Body Text Indent 3 Char"/>
    <w:link w:val="BodyTextIndent3"/>
    <w:semiHidden/>
    <w:rsid w:val="00F015DE"/>
    <w:rPr>
      <w:sz w:val="16"/>
      <w:szCs w:val="16"/>
    </w:rPr>
  </w:style>
  <w:style w:type="paragraph" w:styleId="Caption">
    <w:name w:val="caption"/>
    <w:basedOn w:val="Normal"/>
    <w:next w:val="Normal"/>
    <w:qFormat/>
    <w:rsid w:val="00F015DE"/>
    <w:pPr>
      <w:spacing w:after="200"/>
    </w:pPr>
    <w:rPr>
      <w:b/>
      <w:bCs/>
      <w:color w:val="629DD1"/>
      <w:sz w:val="18"/>
      <w:szCs w:val="18"/>
    </w:rPr>
  </w:style>
  <w:style w:type="paragraph" w:styleId="Closing">
    <w:name w:val="Closing"/>
    <w:basedOn w:val="Normal"/>
    <w:link w:val="ClosingChar"/>
    <w:semiHidden/>
    <w:unhideWhenUsed/>
    <w:rsid w:val="00F015DE"/>
    <w:pPr>
      <w:ind w:left="4320"/>
    </w:pPr>
  </w:style>
  <w:style w:type="character" w:customStyle="1" w:styleId="ClosingChar">
    <w:name w:val="Closing Char"/>
    <w:link w:val="Closing"/>
    <w:semiHidden/>
    <w:rsid w:val="00F015DE"/>
    <w:rPr>
      <w:sz w:val="20"/>
    </w:rPr>
  </w:style>
  <w:style w:type="paragraph" w:styleId="CommentText">
    <w:name w:val="annotation text"/>
    <w:basedOn w:val="Normal"/>
    <w:link w:val="CommentTextChar"/>
    <w:semiHidden/>
    <w:unhideWhenUsed/>
    <w:rsid w:val="00F015DE"/>
    <w:rPr>
      <w:szCs w:val="20"/>
    </w:rPr>
  </w:style>
  <w:style w:type="character" w:customStyle="1" w:styleId="CommentTextChar">
    <w:name w:val="Comment Text Char"/>
    <w:link w:val="CommentText"/>
    <w:semiHidden/>
    <w:rsid w:val="00F015DE"/>
    <w:rPr>
      <w:sz w:val="20"/>
      <w:szCs w:val="20"/>
    </w:rPr>
  </w:style>
  <w:style w:type="paragraph" w:styleId="CommentSubject">
    <w:name w:val="annotation subject"/>
    <w:basedOn w:val="CommentText"/>
    <w:next w:val="CommentText"/>
    <w:link w:val="CommentSubjectChar"/>
    <w:semiHidden/>
    <w:unhideWhenUsed/>
    <w:rsid w:val="00F015DE"/>
    <w:rPr>
      <w:b/>
      <w:bCs/>
    </w:rPr>
  </w:style>
  <w:style w:type="character" w:customStyle="1" w:styleId="CommentSubjectChar">
    <w:name w:val="Comment Subject Char"/>
    <w:link w:val="CommentSubject"/>
    <w:semiHidden/>
    <w:rsid w:val="00F015DE"/>
    <w:rPr>
      <w:b/>
      <w:bCs/>
      <w:sz w:val="20"/>
      <w:szCs w:val="20"/>
    </w:rPr>
  </w:style>
  <w:style w:type="paragraph" w:styleId="Date">
    <w:name w:val="Date"/>
    <w:basedOn w:val="Normal"/>
    <w:next w:val="Normal"/>
    <w:link w:val="DateChar"/>
    <w:semiHidden/>
    <w:unhideWhenUsed/>
    <w:rsid w:val="00F015DE"/>
  </w:style>
  <w:style w:type="character" w:customStyle="1" w:styleId="DateChar">
    <w:name w:val="Date Char"/>
    <w:link w:val="Date"/>
    <w:semiHidden/>
    <w:rsid w:val="00F015DE"/>
    <w:rPr>
      <w:sz w:val="20"/>
    </w:rPr>
  </w:style>
  <w:style w:type="paragraph" w:styleId="DocumentMap">
    <w:name w:val="Document Map"/>
    <w:basedOn w:val="Normal"/>
    <w:link w:val="DocumentMapChar"/>
    <w:semiHidden/>
    <w:unhideWhenUsed/>
    <w:rsid w:val="00F015DE"/>
    <w:rPr>
      <w:rFonts w:ascii="Tahoma" w:hAnsi="Tahoma" w:cs="Tahoma"/>
      <w:sz w:val="16"/>
      <w:szCs w:val="16"/>
    </w:rPr>
  </w:style>
  <w:style w:type="character" w:customStyle="1" w:styleId="DocumentMapChar">
    <w:name w:val="Document Map Char"/>
    <w:link w:val="DocumentMap"/>
    <w:semiHidden/>
    <w:rsid w:val="00F015DE"/>
    <w:rPr>
      <w:rFonts w:ascii="Tahoma" w:hAnsi="Tahoma" w:cs="Tahoma"/>
      <w:sz w:val="16"/>
      <w:szCs w:val="16"/>
    </w:rPr>
  </w:style>
  <w:style w:type="paragraph" w:styleId="E-mailSignature">
    <w:name w:val="E-mail Signature"/>
    <w:basedOn w:val="Normal"/>
    <w:link w:val="E-mailSignatureChar"/>
    <w:semiHidden/>
    <w:unhideWhenUsed/>
    <w:rsid w:val="00F015DE"/>
  </w:style>
  <w:style w:type="character" w:customStyle="1" w:styleId="E-mailSignatureChar">
    <w:name w:val="E-mail Signature Char"/>
    <w:link w:val="E-mailSignature"/>
    <w:semiHidden/>
    <w:rsid w:val="00F015DE"/>
    <w:rPr>
      <w:sz w:val="20"/>
    </w:rPr>
  </w:style>
  <w:style w:type="paragraph" w:styleId="EndnoteText">
    <w:name w:val="endnote text"/>
    <w:basedOn w:val="Normal"/>
    <w:link w:val="EndnoteTextChar"/>
    <w:semiHidden/>
    <w:unhideWhenUsed/>
    <w:rsid w:val="00F015DE"/>
    <w:rPr>
      <w:szCs w:val="20"/>
    </w:rPr>
  </w:style>
  <w:style w:type="character" w:customStyle="1" w:styleId="EndnoteTextChar">
    <w:name w:val="Endnote Text Char"/>
    <w:link w:val="EndnoteText"/>
    <w:semiHidden/>
    <w:rsid w:val="00F015DE"/>
    <w:rPr>
      <w:sz w:val="20"/>
      <w:szCs w:val="20"/>
    </w:rPr>
  </w:style>
  <w:style w:type="paragraph" w:styleId="EnvelopeAddress">
    <w:name w:val="envelope address"/>
    <w:basedOn w:val="Normal"/>
    <w:semiHidden/>
    <w:unhideWhenUsed/>
    <w:rsid w:val="00F015DE"/>
    <w:pPr>
      <w:framePr w:w="7920" w:h="1980" w:hRule="exact" w:hSpace="180" w:wrap="auto" w:hAnchor="page" w:xAlign="center" w:yAlign="bottom"/>
      <w:ind w:left="2880"/>
    </w:pPr>
    <w:rPr>
      <w:sz w:val="24"/>
      <w:szCs w:val="24"/>
    </w:rPr>
  </w:style>
  <w:style w:type="paragraph" w:styleId="EnvelopeReturn">
    <w:name w:val="envelope return"/>
    <w:basedOn w:val="Normal"/>
    <w:semiHidden/>
    <w:unhideWhenUsed/>
    <w:rsid w:val="00F015DE"/>
    <w:rPr>
      <w:szCs w:val="20"/>
    </w:rPr>
  </w:style>
  <w:style w:type="paragraph" w:styleId="FootnoteText">
    <w:name w:val="footnote text"/>
    <w:basedOn w:val="Normal"/>
    <w:link w:val="FootnoteTextChar"/>
    <w:semiHidden/>
    <w:unhideWhenUsed/>
    <w:rsid w:val="00F015DE"/>
    <w:rPr>
      <w:szCs w:val="20"/>
    </w:rPr>
  </w:style>
  <w:style w:type="character" w:customStyle="1" w:styleId="FootnoteTextChar">
    <w:name w:val="Footnote Text Char"/>
    <w:link w:val="FootnoteText"/>
    <w:semiHidden/>
    <w:rsid w:val="00F015DE"/>
    <w:rPr>
      <w:sz w:val="20"/>
      <w:szCs w:val="20"/>
    </w:rPr>
  </w:style>
  <w:style w:type="character" w:customStyle="1" w:styleId="Heading3Char">
    <w:name w:val="Heading 3 Char"/>
    <w:link w:val="Heading3"/>
    <w:semiHidden/>
    <w:rsid w:val="00F015DE"/>
    <w:rPr>
      <w:rFonts w:ascii="Century Gothic" w:eastAsia="Microsoft JhengHei" w:hAnsi="Century Gothic" w:cs="Times New Roman"/>
      <w:b/>
      <w:bCs/>
      <w:color w:val="629DD1"/>
      <w:sz w:val="20"/>
    </w:rPr>
  </w:style>
  <w:style w:type="character" w:customStyle="1" w:styleId="Heading4Char">
    <w:name w:val="Heading 4 Char"/>
    <w:link w:val="Heading4"/>
    <w:semiHidden/>
    <w:rsid w:val="00F015DE"/>
    <w:rPr>
      <w:rFonts w:ascii="Century Gothic" w:eastAsia="Microsoft JhengHei" w:hAnsi="Century Gothic" w:cs="Times New Roman"/>
      <w:b/>
      <w:bCs/>
      <w:i/>
      <w:iCs/>
      <w:color w:val="629DD1"/>
      <w:sz w:val="20"/>
    </w:rPr>
  </w:style>
  <w:style w:type="character" w:customStyle="1" w:styleId="Heading5Char">
    <w:name w:val="Heading 5 Char"/>
    <w:link w:val="Heading5"/>
    <w:semiHidden/>
    <w:rsid w:val="00F015DE"/>
    <w:rPr>
      <w:rFonts w:ascii="Century Gothic" w:eastAsia="Microsoft JhengHei" w:hAnsi="Century Gothic" w:cs="Times New Roman"/>
      <w:color w:val="224E76"/>
      <w:sz w:val="20"/>
    </w:rPr>
  </w:style>
  <w:style w:type="character" w:customStyle="1" w:styleId="Heading6Char">
    <w:name w:val="Heading 6 Char"/>
    <w:link w:val="Heading6"/>
    <w:semiHidden/>
    <w:rsid w:val="00F015DE"/>
    <w:rPr>
      <w:rFonts w:ascii="Century Gothic" w:eastAsia="Microsoft JhengHei" w:hAnsi="Century Gothic" w:cs="Times New Roman"/>
      <w:i/>
      <w:iCs/>
      <w:color w:val="224E76"/>
      <w:sz w:val="20"/>
    </w:rPr>
  </w:style>
  <w:style w:type="character" w:customStyle="1" w:styleId="Heading7Char">
    <w:name w:val="Heading 7 Char"/>
    <w:link w:val="Heading7"/>
    <w:semiHidden/>
    <w:rsid w:val="00F015DE"/>
    <w:rPr>
      <w:rFonts w:ascii="Century Gothic" w:eastAsia="Microsoft JhengHei" w:hAnsi="Century Gothic" w:cs="Times New Roman"/>
      <w:i/>
      <w:iCs/>
      <w:color w:val="404040"/>
      <w:sz w:val="20"/>
    </w:rPr>
  </w:style>
  <w:style w:type="character" w:customStyle="1" w:styleId="Heading8Char">
    <w:name w:val="Heading 8 Char"/>
    <w:link w:val="Heading8"/>
    <w:semiHidden/>
    <w:rsid w:val="00F015DE"/>
    <w:rPr>
      <w:rFonts w:ascii="Century Gothic" w:eastAsia="Microsoft JhengHei" w:hAnsi="Century Gothic" w:cs="Times New Roman"/>
      <w:color w:val="404040"/>
      <w:sz w:val="20"/>
      <w:szCs w:val="20"/>
    </w:rPr>
  </w:style>
  <w:style w:type="character" w:customStyle="1" w:styleId="Heading9Char">
    <w:name w:val="Heading 9 Char"/>
    <w:link w:val="Heading9"/>
    <w:semiHidden/>
    <w:rsid w:val="00F015DE"/>
    <w:rPr>
      <w:rFonts w:ascii="Century Gothic" w:eastAsia="Microsoft JhengHei" w:hAnsi="Century Gothic" w:cs="Times New Roman"/>
      <w:i/>
      <w:iCs/>
      <w:color w:val="404040"/>
      <w:sz w:val="20"/>
      <w:szCs w:val="20"/>
    </w:rPr>
  </w:style>
  <w:style w:type="paragraph" w:styleId="HTMLAddress">
    <w:name w:val="HTML Address"/>
    <w:basedOn w:val="Normal"/>
    <w:link w:val="HTMLAddressChar"/>
    <w:semiHidden/>
    <w:unhideWhenUsed/>
    <w:rsid w:val="00F015DE"/>
    <w:rPr>
      <w:i/>
      <w:iCs/>
    </w:rPr>
  </w:style>
  <w:style w:type="character" w:customStyle="1" w:styleId="HTMLAddressChar">
    <w:name w:val="HTML Address Char"/>
    <w:link w:val="HTMLAddress"/>
    <w:semiHidden/>
    <w:rsid w:val="00F015DE"/>
    <w:rPr>
      <w:i/>
      <w:iCs/>
      <w:sz w:val="20"/>
    </w:rPr>
  </w:style>
  <w:style w:type="paragraph" w:styleId="HTMLPreformatted">
    <w:name w:val="HTML Preformatted"/>
    <w:basedOn w:val="Normal"/>
    <w:link w:val="HTMLPreformattedChar"/>
    <w:semiHidden/>
    <w:unhideWhenUsed/>
    <w:rsid w:val="00F015DE"/>
    <w:rPr>
      <w:rFonts w:ascii="Consolas" w:hAnsi="Consolas"/>
      <w:szCs w:val="20"/>
    </w:rPr>
  </w:style>
  <w:style w:type="character" w:customStyle="1" w:styleId="HTMLPreformattedChar">
    <w:name w:val="HTML Preformatted Char"/>
    <w:link w:val="HTMLPreformatted"/>
    <w:semiHidden/>
    <w:rsid w:val="00F015DE"/>
    <w:rPr>
      <w:rFonts w:ascii="Consolas" w:hAnsi="Consolas"/>
      <w:sz w:val="20"/>
      <w:szCs w:val="20"/>
    </w:rPr>
  </w:style>
  <w:style w:type="paragraph" w:styleId="Index1">
    <w:name w:val="index 1"/>
    <w:basedOn w:val="Normal"/>
    <w:next w:val="Normal"/>
    <w:autoRedefine/>
    <w:semiHidden/>
    <w:unhideWhenUsed/>
    <w:rsid w:val="00F015DE"/>
    <w:pPr>
      <w:ind w:left="200" w:hanging="200"/>
    </w:pPr>
  </w:style>
  <w:style w:type="paragraph" w:styleId="Index2">
    <w:name w:val="index 2"/>
    <w:basedOn w:val="Normal"/>
    <w:next w:val="Normal"/>
    <w:autoRedefine/>
    <w:semiHidden/>
    <w:unhideWhenUsed/>
    <w:rsid w:val="00F015DE"/>
    <w:pPr>
      <w:ind w:left="400" w:hanging="200"/>
    </w:pPr>
  </w:style>
  <w:style w:type="paragraph" w:styleId="Index3">
    <w:name w:val="index 3"/>
    <w:basedOn w:val="Normal"/>
    <w:next w:val="Normal"/>
    <w:autoRedefine/>
    <w:semiHidden/>
    <w:unhideWhenUsed/>
    <w:rsid w:val="00F015DE"/>
    <w:pPr>
      <w:ind w:left="600" w:hanging="200"/>
    </w:pPr>
  </w:style>
  <w:style w:type="paragraph" w:styleId="Index4">
    <w:name w:val="index 4"/>
    <w:basedOn w:val="Normal"/>
    <w:next w:val="Normal"/>
    <w:autoRedefine/>
    <w:semiHidden/>
    <w:unhideWhenUsed/>
    <w:rsid w:val="00F015DE"/>
    <w:pPr>
      <w:ind w:left="800" w:hanging="200"/>
    </w:pPr>
  </w:style>
  <w:style w:type="paragraph" w:styleId="Index5">
    <w:name w:val="index 5"/>
    <w:basedOn w:val="Normal"/>
    <w:next w:val="Normal"/>
    <w:autoRedefine/>
    <w:semiHidden/>
    <w:unhideWhenUsed/>
    <w:rsid w:val="00F015DE"/>
    <w:pPr>
      <w:ind w:left="1000" w:hanging="200"/>
    </w:pPr>
  </w:style>
  <w:style w:type="paragraph" w:styleId="Index6">
    <w:name w:val="index 6"/>
    <w:basedOn w:val="Normal"/>
    <w:next w:val="Normal"/>
    <w:autoRedefine/>
    <w:semiHidden/>
    <w:unhideWhenUsed/>
    <w:rsid w:val="00F015DE"/>
    <w:pPr>
      <w:ind w:left="1200" w:hanging="200"/>
    </w:pPr>
  </w:style>
  <w:style w:type="paragraph" w:styleId="Index7">
    <w:name w:val="index 7"/>
    <w:basedOn w:val="Normal"/>
    <w:next w:val="Normal"/>
    <w:autoRedefine/>
    <w:semiHidden/>
    <w:unhideWhenUsed/>
    <w:rsid w:val="00F015DE"/>
    <w:pPr>
      <w:ind w:left="1400" w:hanging="200"/>
    </w:pPr>
  </w:style>
  <w:style w:type="paragraph" w:styleId="Index8">
    <w:name w:val="index 8"/>
    <w:basedOn w:val="Normal"/>
    <w:next w:val="Normal"/>
    <w:autoRedefine/>
    <w:semiHidden/>
    <w:unhideWhenUsed/>
    <w:rsid w:val="00F015DE"/>
    <w:pPr>
      <w:ind w:left="1600" w:hanging="200"/>
    </w:pPr>
  </w:style>
  <w:style w:type="paragraph" w:styleId="Index9">
    <w:name w:val="index 9"/>
    <w:basedOn w:val="Normal"/>
    <w:next w:val="Normal"/>
    <w:autoRedefine/>
    <w:semiHidden/>
    <w:unhideWhenUsed/>
    <w:rsid w:val="00F015DE"/>
    <w:pPr>
      <w:ind w:left="1800" w:hanging="200"/>
    </w:pPr>
  </w:style>
  <w:style w:type="paragraph" w:styleId="IndexHeading">
    <w:name w:val="index heading"/>
    <w:basedOn w:val="Normal"/>
    <w:next w:val="Index1"/>
    <w:semiHidden/>
    <w:unhideWhenUsed/>
    <w:rsid w:val="00F015DE"/>
    <w:rPr>
      <w:b/>
      <w:bCs/>
    </w:rPr>
  </w:style>
  <w:style w:type="paragraph" w:customStyle="1" w:styleId="MediumGrid3-Accent21">
    <w:name w:val="Medium Grid 3 - Accent 21"/>
    <w:basedOn w:val="Normal"/>
    <w:next w:val="Normal"/>
    <w:link w:val="MediumGrid3-Accent2Char"/>
    <w:qFormat/>
    <w:rsid w:val="00F015DE"/>
    <w:pPr>
      <w:pBdr>
        <w:bottom w:val="single" w:sz="4" w:space="4" w:color="629DD1"/>
      </w:pBdr>
      <w:spacing w:before="200" w:after="280"/>
      <w:ind w:left="936" w:right="936"/>
    </w:pPr>
    <w:rPr>
      <w:b/>
      <w:bCs/>
      <w:i/>
      <w:iCs/>
      <w:color w:val="629DD1"/>
    </w:rPr>
  </w:style>
  <w:style w:type="character" w:customStyle="1" w:styleId="MediumGrid3-Accent2Char">
    <w:name w:val="Medium Grid 3 - Accent 2 Char"/>
    <w:link w:val="MediumGrid3-Accent21"/>
    <w:rsid w:val="00F015DE"/>
    <w:rPr>
      <w:b/>
      <w:bCs/>
      <w:i/>
      <w:iCs/>
      <w:color w:val="629DD1"/>
      <w:sz w:val="20"/>
    </w:rPr>
  </w:style>
  <w:style w:type="paragraph" w:styleId="List">
    <w:name w:val="List"/>
    <w:basedOn w:val="Normal"/>
    <w:semiHidden/>
    <w:unhideWhenUsed/>
    <w:rsid w:val="00F015DE"/>
    <w:pPr>
      <w:ind w:left="360" w:hanging="360"/>
      <w:contextualSpacing/>
    </w:pPr>
  </w:style>
  <w:style w:type="paragraph" w:styleId="List2">
    <w:name w:val="List 2"/>
    <w:basedOn w:val="Normal"/>
    <w:semiHidden/>
    <w:unhideWhenUsed/>
    <w:rsid w:val="00F015DE"/>
    <w:pPr>
      <w:ind w:left="720" w:hanging="360"/>
      <w:contextualSpacing/>
    </w:pPr>
  </w:style>
  <w:style w:type="paragraph" w:styleId="List3">
    <w:name w:val="List 3"/>
    <w:basedOn w:val="Normal"/>
    <w:semiHidden/>
    <w:unhideWhenUsed/>
    <w:rsid w:val="00F015DE"/>
    <w:pPr>
      <w:ind w:left="1080" w:hanging="360"/>
      <w:contextualSpacing/>
    </w:pPr>
  </w:style>
  <w:style w:type="paragraph" w:styleId="List4">
    <w:name w:val="List 4"/>
    <w:basedOn w:val="Normal"/>
    <w:semiHidden/>
    <w:unhideWhenUsed/>
    <w:rsid w:val="00F015DE"/>
    <w:pPr>
      <w:ind w:left="1440" w:hanging="360"/>
      <w:contextualSpacing/>
    </w:pPr>
  </w:style>
  <w:style w:type="paragraph" w:styleId="List5">
    <w:name w:val="List 5"/>
    <w:basedOn w:val="Normal"/>
    <w:semiHidden/>
    <w:unhideWhenUsed/>
    <w:rsid w:val="00F015DE"/>
    <w:pPr>
      <w:ind w:left="1800" w:hanging="360"/>
      <w:contextualSpacing/>
    </w:pPr>
  </w:style>
  <w:style w:type="paragraph" w:styleId="ListBullet">
    <w:name w:val="List Bullet"/>
    <w:basedOn w:val="Normal"/>
    <w:semiHidden/>
    <w:unhideWhenUsed/>
    <w:rsid w:val="00F015DE"/>
    <w:pPr>
      <w:numPr>
        <w:numId w:val="1"/>
      </w:numPr>
      <w:contextualSpacing/>
    </w:pPr>
  </w:style>
  <w:style w:type="paragraph" w:styleId="ListBullet2">
    <w:name w:val="List Bullet 2"/>
    <w:basedOn w:val="Normal"/>
    <w:semiHidden/>
    <w:unhideWhenUsed/>
    <w:rsid w:val="00F015DE"/>
    <w:pPr>
      <w:numPr>
        <w:numId w:val="2"/>
      </w:numPr>
      <w:contextualSpacing/>
    </w:pPr>
  </w:style>
  <w:style w:type="paragraph" w:styleId="ListBullet3">
    <w:name w:val="List Bullet 3"/>
    <w:basedOn w:val="Normal"/>
    <w:semiHidden/>
    <w:unhideWhenUsed/>
    <w:rsid w:val="00F015DE"/>
    <w:pPr>
      <w:numPr>
        <w:numId w:val="3"/>
      </w:numPr>
      <w:contextualSpacing/>
    </w:pPr>
  </w:style>
  <w:style w:type="paragraph" w:styleId="ListBullet4">
    <w:name w:val="List Bullet 4"/>
    <w:basedOn w:val="Normal"/>
    <w:semiHidden/>
    <w:unhideWhenUsed/>
    <w:rsid w:val="00F015DE"/>
    <w:pPr>
      <w:numPr>
        <w:numId w:val="4"/>
      </w:numPr>
      <w:contextualSpacing/>
    </w:pPr>
  </w:style>
  <w:style w:type="paragraph" w:styleId="ListBullet5">
    <w:name w:val="List Bullet 5"/>
    <w:basedOn w:val="Normal"/>
    <w:semiHidden/>
    <w:unhideWhenUsed/>
    <w:rsid w:val="00F015DE"/>
    <w:pPr>
      <w:numPr>
        <w:numId w:val="5"/>
      </w:numPr>
      <w:contextualSpacing/>
    </w:pPr>
  </w:style>
  <w:style w:type="paragraph" w:styleId="ListContinue">
    <w:name w:val="List Continue"/>
    <w:basedOn w:val="Normal"/>
    <w:semiHidden/>
    <w:unhideWhenUsed/>
    <w:rsid w:val="00F015DE"/>
    <w:pPr>
      <w:spacing w:after="120"/>
      <w:ind w:left="360"/>
      <w:contextualSpacing/>
    </w:pPr>
  </w:style>
  <w:style w:type="paragraph" w:styleId="ListContinue2">
    <w:name w:val="List Continue 2"/>
    <w:basedOn w:val="Normal"/>
    <w:semiHidden/>
    <w:unhideWhenUsed/>
    <w:rsid w:val="00F015DE"/>
    <w:pPr>
      <w:spacing w:after="120"/>
      <w:ind w:left="720"/>
      <w:contextualSpacing/>
    </w:pPr>
  </w:style>
  <w:style w:type="paragraph" w:styleId="ListContinue3">
    <w:name w:val="List Continue 3"/>
    <w:basedOn w:val="Normal"/>
    <w:semiHidden/>
    <w:unhideWhenUsed/>
    <w:rsid w:val="00F015DE"/>
    <w:pPr>
      <w:spacing w:after="120"/>
      <w:ind w:left="1080"/>
      <w:contextualSpacing/>
    </w:pPr>
  </w:style>
  <w:style w:type="paragraph" w:styleId="ListContinue4">
    <w:name w:val="List Continue 4"/>
    <w:basedOn w:val="Normal"/>
    <w:semiHidden/>
    <w:unhideWhenUsed/>
    <w:rsid w:val="00F015DE"/>
    <w:pPr>
      <w:spacing w:after="120"/>
      <w:ind w:left="1440"/>
      <w:contextualSpacing/>
    </w:pPr>
  </w:style>
  <w:style w:type="paragraph" w:styleId="ListContinue5">
    <w:name w:val="List Continue 5"/>
    <w:basedOn w:val="Normal"/>
    <w:semiHidden/>
    <w:unhideWhenUsed/>
    <w:rsid w:val="00F015DE"/>
    <w:pPr>
      <w:spacing w:after="120"/>
      <w:ind w:left="1800"/>
      <w:contextualSpacing/>
    </w:pPr>
  </w:style>
  <w:style w:type="paragraph" w:styleId="ListNumber">
    <w:name w:val="List Number"/>
    <w:basedOn w:val="Normal"/>
    <w:semiHidden/>
    <w:unhideWhenUsed/>
    <w:rsid w:val="00F015DE"/>
    <w:pPr>
      <w:numPr>
        <w:numId w:val="6"/>
      </w:numPr>
      <w:contextualSpacing/>
    </w:pPr>
  </w:style>
  <w:style w:type="paragraph" w:styleId="ListNumber2">
    <w:name w:val="List Number 2"/>
    <w:basedOn w:val="Normal"/>
    <w:semiHidden/>
    <w:unhideWhenUsed/>
    <w:rsid w:val="00F015DE"/>
    <w:pPr>
      <w:numPr>
        <w:numId w:val="7"/>
      </w:numPr>
      <w:contextualSpacing/>
    </w:pPr>
  </w:style>
  <w:style w:type="paragraph" w:styleId="ListNumber3">
    <w:name w:val="List Number 3"/>
    <w:basedOn w:val="Normal"/>
    <w:semiHidden/>
    <w:unhideWhenUsed/>
    <w:rsid w:val="00F015DE"/>
    <w:pPr>
      <w:numPr>
        <w:numId w:val="8"/>
      </w:numPr>
      <w:contextualSpacing/>
    </w:pPr>
  </w:style>
  <w:style w:type="paragraph" w:styleId="ListNumber4">
    <w:name w:val="List Number 4"/>
    <w:basedOn w:val="Normal"/>
    <w:semiHidden/>
    <w:unhideWhenUsed/>
    <w:rsid w:val="00F015DE"/>
    <w:pPr>
      <w:numPr>
        <w:numId w:val="9"/>
      </w:numPr>
      <w:contextualSpacing/>
    </w:pPr>
  </w:style>
  <w:style w:type="paragraph" w:styleId="ListNumber5">
    <w:name w:val="List Number 5"/>
    <w:basedOn w:val="Normal"/>
    <w:semiHidden/>
    <w:unhideWhenUsed/>
    <w:rsid w:val="00F015DE"/>
    <w:pPr>
      <w:numPr>
        <w:numId w:val="10"/>
      </w:numPr>
      <w:contextualSpacing/>
    </w:pPr>
  </w:style>
  <w:style w:type="paragraph" w:customStyle="1" w:styleId="MediumGrid1-Accent21">
    <w:name w:val="Medium Grid 1 - Accent 21"/>
    <w:basedOn w:val="Normal"/>
    <w:autoRedefine/>
    <w:qFormat/>
    <w:rsid w:val="00F3571D"/>
    <w:pPr>
      <w:contextualSpacing/>
    </w:pPr>
  </w:style>
  <w:style w:type="paragraph" w:styleId="MacroText">
    <w:name w:val="macro"/>
    <w:link w:val="MacroTextChar"/>
    <w:semiHidden/>
    <w:unhideWhenUsed/>
    <w:rsid w:val="00F015DE"/>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link w:val="MacroText"/>
    <w:semiHidden/>
    <w:rsid w:val="00F015DE"/>
    <w:rPr>
      <w:rFonts w:ascii="Consolas" w:hAnsi="Consolas"/>
      <w:sz w:val="20"/>
      <w:szCs w:val="20"/>
    </w:rPr>
  </w:style>
  <w:style w:type="paragraph" w:styleId="MessageHeader">
    <w:name w:val="Message Header"/>
    <w:basedOn w:val="Normal"/>
    <w:link w:val="MessageHeaderChar"/>
    <w:semiHidden/>
    <w:unhideWhenUsed/>
    <w:rsid w:val="00F015DE"/>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character" w:customStyle="1" w:styleId="MessageHeaderChar">
    <w:name w:val="Message Header Char"/>
    <w:link w:val="MessageHeader"/>
    <w:semiHidden/>
    <w:rsid w:val="00F015DE"/>
    <w:rPr>
      <w:rFonts w:ascii="Century Gothic" w:eastAsia="Microsoft JhengHei" w:hAnsi="Century Gothic" w:cs="Times New Roman"/>
      <w:sz w:val="24"/>
      <w:szCs w:val="24"/>
      <w:shd w:val="pct20" w:color="auto" w:fill="auto"/>
    </w:rPr>
  </w:style>
  <w:style w:type="paragraph" w:customStyle="1" w:styleId="MediumShading1-Accent11">
    <w:name w:val="Medium Shading 1 - Accent 11"/>
    <w:qFormat/>
    <w:rsid w:val="00F015DE"/>
    <w:rPr>
      <w:szCs w:val="22"/>
      <w:lang w:eastAsia="en-US"/>
    </w:rPr>
  </w:style>
  <w:style w:type="paragraph" w:styleId="NormalWeb">
    <w:name w:val="Normal (Web)"/>
    <w:basedOn w:val="Normal"/>
    <w:uiPriority w:val="99"/>
    <w:unhideWhenUsed/>
    <w:rsid w:val="00F015DE"/>
    <w:rPr>
      <w:rFonts w:ascii="Times New Roman" w:hAnsi="Times New Roman"/>
      <w:sz w:val="24"/>
      <w:szCs w:val="24"/>
    </w:rPr>
  </w:style>
  <w:style w:type="paragraph" w:styleId="NormalIndent">
    <w:name w:val="Normal Indent"/>
    <w:basedOn w:val="Normal"/>
    <w:semiHidden/>
    <w:unhideWhenUsed/>
    <w:rsid w:val="00F015DE"/>
    <w:pPr>
      <w:ind w:left="720"/>
    </w:pPr>
  </w:style>
  <w:style w:type="paragraph" w:styleId="NoteHeading">
    <w:name w:val="Note Heading"/>
    <w:basedOn w:val="Normal"/>
    <w:next w:val="Normal"/>
    <w:link w:val="NoteHeadingChar"/>
    <w:semiHidden/>
    <w:unhideWhenUsed/>
    <w:rsid w:val="00F015DE"/>
  </w:style>
  <w:style w:type="character" w:customStyle="1" w:styleId="NoteHeadingChar">
    <w:name w:val="Note Heading Char"/>
    <w:link w:val="NoteHeading"/>
    <w:semiHidden/>
    <w:rsid w:val="00F015DE"/>
    <w:rPr>
      <w:sz w:val="20"/>
    </w:rPr>
  </w:style>
  <w:style w:type="paragraph" w:styleId="PlainText">
    <w:name w:val="Plain Text"/>
    <w:basedOn w:val="Normal"/>
    <w:link w:val="PlainTextChar"/>
    <w:semiHidden/>
    <w:unhideWhenUsed/>
    <w:rsid w:val="00F015DE"/>
    <w:rPr>
      <w:rFonts w:ascii="Consolas" w:hAnsi="Consolas"/>
      <w:sz w:val="21"/>
      <w:szCs w:val="21"/>
    </w:rPr>
  </w:style>
  <w:style w:type="character" w:customStyle="1" w:styleId="PlainTextChar">
    <w:name w:val="Plain Text Char"/>
    <w:link w:val="PlainText"/>
    <w:semiHidden/>
    <w:rsid w:val="00F015DE"/>
    <w:rPr>
      <w:rFonts w:ascii="Consolas" w:hAnsi="Consolas"/>
      <w:sz w:val="21"/>
      <w:szCs w:val="21"/>
    </w:rPr>
  </w:style>
  <w:style w:type="paragraph" w:customStyle="1" w:styleId="MediumGrid2-Accent21">
    <w:name w:val="Medium Grid 2 - Accent 21"/>
    <w:basedOn w:val="Normal"/>
    <w:next w:val="Normal"/>
    <w:link w:val="MediumGrid2-Accent2Char"/>
    <w:qFormat/>
    <w:rsid w:val="00F015DE"/>
    <w:rPr>
      <w:i/>
      <w:iCs/>
      <w:color w:val="000000"/>
    </w:rPr>
  </w:style>
  <w:style w:type="character" w:customStyle="1" w:styleId="MediumGrid2-Accent2Char">
    <w:name w:val="Medium Grid 2 - Accent 2 Char"/>
    <w:link w:val="MediumGrid2-Accent21"/>
    <w:rsid w:val="00F015DE"/>
    <w:rPr>
      <w:i/>
      <w:iCs/>
      <w:color w:val="000000"/>
      <w:sz w:val="20"/>
    </w:rPr>
  </w:style>
  <w:style w:type="paragraph" w:styleId="Salutation">
    <w:name w:val="Salutation"/>
    <w:basedOn w:val="Normal"/>
    <w:next w:val="Normal"/>
    <w:link w:val="SalutationChar"/>
    <w:semiHidden/>
    <w:unhideWhenUsed/>
    <w:rsid w:val="00F015DE"/>
  </w:style>
  <w:style w:type="character" w:customStyle="1" w:styleId="SalutationChar">
    <w:name w:val="Salutation Char"/>
    <w:link w:val="Salutation"/>
    <w:semiHidden/>
    <w:rsid w:val="00F015DE"/>
    <w:rPr>
      <w:sz w:val="20"/>
    </w:rPr>
  </w:style>
  <w:style w:type="paragraph" w:styleId="Signature">
    <w:name w:val="Signature"/>
    <w:basedOn w:val="Normal"/>
    <w:link w:val="SignatureChar"/>
    <w:semiHidden/>
    <w:unhideWhenUsed/>
    <w:rsid w:val="00F015DE"/>
    <w:pPr>
      <w:ind w:left="4320"/>
    </w:pPr>
  </w:style>
  <w:style w:type="character" w:customStyle="1" w:styleId="SignatureChar">
    <w:name w:val="Signature Char"/>
    <w:link w:val="Signature"/>
    <w:semiHidden/>
    <w:rsid w:val="00F015DE"/>
    <w:rPr>
      <w:sz w:val="20"/>
    </w:rPr>
  </w:style>
  <w:style w:type="paragraph" w:styleId="Subtitle">
    <w:name w:val="Subtitle"/>
    <w:basedOn w:val="Normal"/>
    <w:next w:val="Normal"/>
    <w:link w:val="SubtitleChar"/>
    <w:qFormat/>
    <w:rsid w:val="00F015DE"/>
    <w:pPr>
      <w:numPr>
        <w:ilvl w:val="1"/>
      </w:numPr>
    </w:pPr>
    <w:rPr>
      <w:i/>
      <w:iCs/>
      <w:color w:val="629DD1"/>
      <w:spacing w:val="15"/>
      <w:sz w:val="24"/>
      <w:szCs w:val="24"/>
    </w:rPr>
  </w:style>
  <w:style w:type="character" w:customStyle="1" w:styleId="SubtitleChar">
    <w:name w:val="Subtitle Char"/>
    <w:link w:val="Subtitle"/>
    <w:rsid w:val="00F015DE"/>
    <w:rPr>
      <w:rFonts w:ascii="Century Gothic" w:eastAsia="Microsoft JhengHei" w:hAnsi="Century Gothic" w:cs="Times New Roman"/>
      <w:i/>
      <w:iCs/>
      <w:color w:val="629DD1"/>
      <w:spacing w:val="15"/>
      <w:sz w:val="24"/>
      <w:szCs w:val="24"/>
    </w:rPr>
  </w:style>
  <w:style w:type="paragraph" w:styleId="TableofAuthorities">
    <w:name w:val="table of authorities"/>
    <w:basedOn w:val="Normal"/>
    <w:next w:val="Normal"/>
    <w:semiHidden/>
    <w:unhideWhenUsed/>
    <w:rsid w:val="00F015DE"/>
    <w:pPr>
      <w:ind w:left="200" w:hanging="200"/>
    </w:pPr>
  </w:style>
  <w:style w:type="paragraph" w:styleId="TableofFigures">
    <w:name w:val="table of figures"/>
    <w:basedOn w:val="Normal"/>
    <w:next w:val="Normal"/>
    <w:semiHidden/>
    <w:unhideWhenUsed/>
    <w:rsid w:val="00F015DE"/>
  </w:style>
  <w:style w:type="paragraph" w:styleId="TOAHeading">
    <w:name w:val="toa heading"/>
    <w:basedOn w:val="Normal"/>
    <w:next w:val="Normal"/>
    <w:semiHidden/>
    <w:unhideWhenUsed/>
    <w:rsid w:val="00F015DE"/>
    <w:pPr>
      <w:spacing w:before="120"/>
    </w:pPr>
    <w:rPr>
      <w:b/>
      <w:bCs/>
      <w:sz w:val="24"/>
      <w:szCs w:val="24"/>
    </w:rPr>
  </w:style>
  <w:style w:type="paragraph" w:styleId="TOC1">
    <w:name w:val="toc 1"/>
    <w:basedOn w:val="Normal"/>
    <w:next w:val="Normal"/>
    <w:autoRedefine/>
    <w:semiHidden/>
    <w:unhideWhenUsed/>
    <w:rsid w:val="00F015DE"/>
    <w:pPr>
      <w:spacing w:after="100"/>
    </w:pPr>
  </w:style>
  <w:style w:type="paragraph" w:styleId="TOC2">
    <w:name w:val="toc 2"/>
    <w:basedOn w:val="Normal"/>
    <w:next w:val="Normal"/>
    <w:autoRedefine/>
    <w:semiHidden/>
    <w:unhideWhenUsed/>
    <w:rsid w:val="00F015DE"/>
    <w:pPr>
      <w:spacing w:after="100"/>
      <w:ind w:left="200"/>
    </w:pPr>
  </w:style>
  <w:style w:type="paragraph" w:styleId="TOC3">
    <w:name w:val="toc 3"/>
    <w:basedOn w:val="Normal"/>
    <w:next w:val="Normal"/>
    <w:autoRedefine/>
    <w:semiHidden/>
    <w:unhideWhenUsed/>
    <w:rsid w:val="00F015DE"/>
    <w:pPr>
      <w:spacing w:after="100"/>
      <w:ind w:left="400"/>
    </w:pPr>
  </w:style>
  <w:style w:type="paragraph" w:styleId="TOC4">
    <w:name w:val="toc 4"/>
    <w:basedOn w:val="Normal"/>
    <w:next w:val="Normal"/>
    <w:autoRedefine/>
    <w:semiHidden/>
    <w:unhideWhenUsed/>
    <w:rsid w:val="00F015DE"/>
    <w:pPr>
      <w:spacing w:after="100"/>
      <w:ind w:left="600"/>
    </w:pPr>
  </w:style>
  <w:style w:type="paragraph" w:styleId="TOC5">
    <w:name w:val="toc 5"/>
    <w:basedOn w:val="Normal"/>
    <w:next w:val="Normal"/>
    <w:autoRedefine/>
    <w:semiHidden/>
    <w:unhideWhenUsed/>
    <w:rsid w:val="00F015DE"/>
    <w:pPr>
      <w:spacing w:after="100"/>
      <w:ind w:left="800"/>
    </w:pPr>
  </w:style>
  <w:style w:type="paragraph" w:styleId="TOC6">
    <w:name w:val="toc 6"/>
    <w:basedOn w:val="Normal"/>
    <w:next w:val="Normal"/>
    <w:autoRedefine/>
    <w:semiHidden/>
    <w:unhideWhenUsed/>
    <w:rsid w:val="00F015DE"/>
    <w:pPr>
      <w:spacing w:after="100"/>
      <w:ind w:left="1000"/>
    </w:pPr>
  </w:style>
  <w:style w:type="paragraph" w:styleId="TOC7">
    <w:name w:val="toc 7"/>
    <w:basedOn w:val="Normal"/>
    <w:next w:val="Normal"/>
    <w:autoRedefine/>
    <w:semiHidden/>
    <w:unhideWhenUsed/>
    <w:rsid w:val="00F015DE"/>
    <w:pPr>
      <w:spacing w:after="100"/>
      <w:ind w:left="1200"/>
    </w:pPr>
  </w:style>
  <w:style w:type="paragraph" w:styleId="TOC8">
    <w:name w:val="toc 8"/>
    <w:basedOn w:val="Normal"/>
    <w:next w:val="Normal"/>
    <w:autoRedefine/>
    <w:semiHidden/>
    <w:unhideWhenUsed/>
    <w:rsid w:val="00F015DE"/>
    <w:pPr>
      <w:spacing w:after="100"/>
      <w:ind w:left="1400"/>
    </w:pPr>
  </w:style>
  <w:style w:type="paragraph" w:styleId="TOC9">
    <w:name w:val="toc 9"/>
    <w:basedOn w:val="Normal"/>
    <w:next w:val="Normal"/>
    <w:autoRedefine/>
    <w:semiHidden/>
    <w:unhideWhenUsed/>
    <w:rsid w:val="00F015DE"/>
    <w:pPr>
      <w:spacing w:after="100"/>
      <w:ind w:left="1600"/>
    </w:pPr>
  </w:style>
  <w:style w:type="paragraph" w:customStyle="1" w:styleId="GridTable5Dark-Accent11">
    <w:name w:val="Grid Table 5 Dark - Accent 11"/>
    <w:basedOn w:val="Heading1"/>
    <w:next w:val="Normal"/>
    <w:semiHidden/>
    <w:unhideWhenUsed/>
    <w:qFormat/>
    <w:rsid w:val="00F015DE"/>
    <w:pPr>
      <w:pBdr>
        <w:bottom w:val="none" w:sz="0" w:space="0" w:color="auto"/>
      </w:pBdr>
      <w:spacing w:after="0"/>
      <w:ind w:left="0" w:right="0" w:firstLine="0"/>
      <w:outlineLvl w:val="9"/>
    </w:pPr>
    <w:rPr>
      <w:color w:val="3476B1"/>
      <w:sz w:val="28"/>
      <w:szCs w:val="28"/>
    </w:rPr>
  </w:style>
  <w:style w:type="table" w:styleId="TableGrid">
    <w:name w:val="Table Grid"/>
    <w:basedOn w:val="TableNormal"/>
    <w:uiPriority w:val="59"/>
    <w:rsid w:val="001A7D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524005"/>
    <w:rPr>
      <w:color w:val="9454C3"/>
      <w:u w:val="single"/>
    </w:rPr>
  </w:style>
  <w:style w:type="paragraph" w:customStyle="1" w:styleId="ColorfulList-Accent11">
    <w:name w:val="Colorful List - Accent 11"/>
    <w:basedOn w:val="Normal"/>
    <w:autoRedefine/>
    <w:qFormat/>
    <w:rsid w:val="00595A61"/>
    <w:pPr>
      <w:numPr>
        <w:numId w:val="34"/>
      </w:numPr>
      <w:tabs>
        <w:tab w:val="num" w:pos="360"/>
      </w:tabs>
      <w:ind w:left="0" w:firstLine="0"/>
      <w:contextualSpacing/>
    </w:pPr>
  </w:style>
  <w:style w:type="character" w:styleId="CommentReference">
    <w:name w:val="annotation reference"/>
    <w:basedOn w:val="DefaultParagraphFont"/>
    <w:uiPriority w:val="99"/>
    <w:semiHidden/>
    <w:unhideWhenUsed/>
    <w:rPr>
      <w:sz w:val="18"/>
      <w:szCs w:val="18"/>
    </w:rPr>
  </w:style>
  <w:style w:type="character" w:styleId="FollowedHyperlink">
    <w:name w:val="FollowedHyperlink"/>
    <w:basedOn w:val="DefaultParagraphFont"/>
    <w:uiPriority w:val="99"/>
    <w:semiHidden/>
    <w:unhideWhenUsed/>
    <w:rsid w:val="00CF75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ncbi.nlm.nih.gov/books/NBK2637/" TargetMode="External"/><Relationship Id="rId18" Type="http://schemas.openxmlformats.org/officeDocument/2006/relationships/comments" Target="comments.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oleObject" Target="embeddings/Microsoft_Word_97_-_2003_Document.doc"/><Relationship Id="rId17" Type="http://schemas.openxmlformats.org/officeDocument/2006/relationships/hyperlink" Target="http://www.cdc.gov/nchs/data/nhsr/nhsr079.pdf"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pcori.org/research-results" TargetMode="Externa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ipecollaborative.org/uploads/IPEC-Core-Competencies.pdf" TargetMode="External"/><Relationship Id="rId23" Type="http://schemas.openxmlformats.org/officeDocument/2006/relationships/header" Target="header2.xml"/><Relationship Id="rId10" Type="http://schemas.openxmlformats.org/officeDocument/2006/relationships/endnotes" Target="endnotes.xml"/><Relationship Id="rId19"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biomedcentral.com/1472-6963/13/494" TargetMode="External"/><Relationship Id="rId22" Type="http://schemas.openxmlformats.org/officeDocument/2006/relationships/footer" Target="foot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xner\source\repos\Syllabus-Generator-Winform\Syllabus%20Generator\bin\Debug\Template%20BU805%20Winter%20201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3EC43BEE6376D4B98686A034D2931A5" ma:contentTypeVersion="3" ma:contentTypeDescription="Create a new document." ma:contentTypeScope="" ma:versionID="1fbb03b0b911ae3e5c1458f1b8fc5c65">
  <xsd:schema xmlns:xsd="http://www.w3.org/2001/XMLSchema" xmlns:xs="http://www.w3.org/2001/XMLSchema" xmlns:p="http://schemas.microsoft.com/office/2006/metadata/properties" xmlns:ns2="b3a2de4e-b5cb-419d-9300-4df2bed18abb" targetNamespace="http://schemas.microsoft.com/office/2006/metadata/properties" ma:root="true" ma:fieldsID="5e5615a14b3eb09b0a37a995ae6c163c" ns2:_="">
    <xsd:import namespace="b3a2de4e-b5cb-419d-9300-4df2bed18abb"/>
    <xsd:element name="properties">
      <xsd:complexType>
        <xsd:sequence>
          <xsd:element name="documentManagement">
            <xsd:complexType>
              <xsd:all>
                <xsd:element ref="ns2:MediaServiceMetadata" minOccurs="0"/>
                <xsd:element ref="ns2:MediaServiceFastMetadata"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a2de4e-b5cb-419d-9300-4df2bed18a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C900E69-13F0-4EC3-8333-FCD1F96531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a2de4e-b5cb-419d-9300-4df2bed18a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95EE1F0-09CB-40EB-B7A1-C171F093490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B8C0092-8BBE-453D-B397-B34BC4D4CAC5}">
  <ds:schemaRefs>
    <ds:schemaRef ds:uri="http://schemas.microsoft.com/sharepoint/v3/contenttype/forms"/>
  </ds:schemaRefs>
</ds:datastoreItem>
</file>

<file path=customXml/itemProps4.xml><?xml version="1.0" encoding="utf-8"?>
<ds:datastoreItem xmlns:ds="http://schemas.openxmlformats.org/officeDocument/2006/customXml" ds:itemID="{1D3D0511-370A-4AE9-A0F1-163EEFF87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BU805 Winter 2019</Template>
  <TotalTime>0</TotalTime>
  <Pages>6</Pages>
  <Words>3874</Words>
  <Characters>22087</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25910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Miles Exner</dc:creator>
  <cp:keywords/>
  <cp:lastModifiedBy>Miles Exner</cp:lastModifiedBy>
  <cp:revision>1</cp:revision>
  <dcterms:created xsi:type="dcterms:W3CDTF">2018-11-30T23:37:00Z</dcterms:created>
  <dcterms:modified xsi:type="dcterms:W3CDTF">2018-11-30T23:37:00Z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0x010100A3EC43BEE6376D4B98686A034D2931A5</vt:lpwstr>
  </property>
  <property fmtid="{D5CDD505-2E9C-101B-9397-08002B2CF9AE}" pid="3" name="Order">
    <vt:r8>9800</vt:r8>
  </property>
  <property fmtid="{D5CDD505-2E9C-101B-9397-08002B2CF9AE}" pid="4" name="ComplianceAssetId">
    <vt:lpwstr/>
  </property>
  <property fmtid="{D5CDD505-2E9C-101B-9397-08002B2CF9AE}" pid="5" name="TemplateUrl">
    <vt:lpwstr/>
  </property>
  <property fmtid="{D5CDD505-2E9C-101B-9397-08002B2CF9AE}" pid="6" name="xd_Signature">
    <vt:bool>false</vt:bool>
  </property>
  <property fmtid="{D5CDD505-2E9C-101B-9397-08002B2CF9AE}" pid="7" name="xd_ProgID">
    <vt:lpwstr/>
  </property>
  <property fmtid="{D5CDD505-2E9C-101B-9397-08002B2CF9AE}" pid="8" name="_SourceUrl">
    <vt:lpwstr/>
  </property>
  <property fmtid="{D5CDD505-2E9C-101B-9397-08002B2CF9AE}" pid="9" name="_SharedFileIndex">
    <vt:lpwstr/>
  </property>
</Properties>
</file>